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9.png" ContentType="image/png"/>
  <Override PartName="/word/media/image13.png" ContentType="image/png"/>
  <Override PartName="/word/media/image8.png" ContentType="image/png"/>
  <Override PartName="/word/media/image11.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jpeg" ContentType="image/jpeg"/>
  <Override PartName="/word/media/image5.png" ContentType="image/png"/>
  <Override PartName="/word/media/image10.png" ContentType="image/png"/>
  <Override PartName="/word/media/image3.png" ContentType="image/png"/>
  <Override PartName="/word/media/image4.jpeg" ContentType="image/jpeg"/>
  <Override PartName="/word/media/image2.png" ContentType="image/png"/>
  <Override PartName="/word/media/image6.png" ContentType="image/png"/>
  <Override PartName="/word/media/image7.jpeg" ContentType="image/jpeg"/>
  <Override PartName="/word/media/image18.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ahoma" w:hAnsi="Tahoma" w:cs="Tahoma"/>
          <w:lang w:val="en-US"/>
        </w:rPr>
      </w:pPr>
      <w:r>
        <w:rPr>
          <w:rFonts w:cs="Tahoma" w:ascii="Tahoma" w:hAnsi="Tahoma"/>
          <w:lang w:val="en-US"/>
        </w:rPr>
      </w:r>
    </w:p>
    <w:p>
      <w:pPr>
        <w:pStyle w:val="Normal"/>
        <w:rPr>
          <w:rFonts w:ascii="Tahoma" w:hAnsi="Tahoma" w:cs="Tahoma"/>
        </w:rPr>
      </w:pPr>
      <w:r>
        <w:rPr>
          <w:rFonts w:cs="Tahoma" w:ascii="Tahoma" w:hAnsi="Tahoma"/>
        </w:rPr>
      </w:r>
    </w:p>
    <w:p>
      <w:pPr>
        <w:pStyle w:val="Normal"/>
        <w:jc w:val="center"/>
        <w:rPr/>
      </w:pPr>
      <w:bookmarkStart w:id="0" w:name="_GoBack"/>
      <w:r>
        <w:rPr/>
        <w:drawing>
          <wp:inline distT="0" distB="0" distL="0" distR="0">
            <wp:extent cx="2635250" cy="817245"/>
            <wp:effectExtent l="0" t="0" r="0" b="0"/>
            <wp:docPr id="1" name="Immagin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 descr=""/>
                    <pic:cNvPicPr>
                      <a:picLocks noChangeAspect="1" noChangeArrowheads="1"/>
                    </pic:cNvPicPr>
                  </pic:nvPicPr>
                  <pic:blipFill>
                    <a:blip r:embed="rId2"/>
                    <a:stretch>
                      <a:fillRect/>
                    </a:stretch>
                  </pic:blipFill>
                  <pic:spPr bwMode="auto">
                    <a:xfrm>
                      <a:off x="0" y="0"/>
                      <a:ext cx="2635250" cy="817245"/>
                    </a:xfrm>
                    <a:prstGeom prst="rect">
                      <a:avLst/>
                    </a:prstGeom>
                  </pic:spPr>
                </pic:pic>
              </a:graphicData>
            </a:graphic>
          </wp:inline>
        </w:drawing>
      </w:r>
      <w:bookmarkEnd w:id="0"/>
    </w:p>
    <w:p>
      <w:pPr>
        <w:pStyle w:val="Normal"/>
        <w:rPr>
          <w:rFonts w:ascii="Tahoma" w:hAnsi="Tahoma" w:cs="Tahoma"/>
        </w:rPr>
      </w:pPr>
      <w:r>
        <w:rPr>
          <w:rFonts w:cs="Tahoma" w:ascii="Tahoma" w:hAnsi="Tahoma"/>
        </w:rPr>
      </w:r>
    </w:p>
    <w:p>
      <w:pPr>
        <w:pStyle w:val="Normal"/>
        <w:rPr>
          <w:rFonts w:ascii="Tahoma" w:hAnsi="Tahoma" w:cs="Tahoma"/>
        </w:rPr>
      </w:pPr>
      <w:r>
        <w:rPr>
          <w:rFonts w:cs="Tahoma" w:ascii="Tahoma" w:hAnsi="Tahoma"/>
        </w:rPr>
      </w:r>
    </w:p>
    <w:p>
      <w:pPr>
        <w:pStyle w:val="Normal"/>
        <w:rPr>
          <w:rFonts w:ascii="Tahoma" w:hAnsi="Tahoma" w:cs="Tahoma"/>
        </w:rPr>
      </w:pPr>
      <w:r>
        <w:rPr>
          <w:rFonts w:cs="Tahoma" w:ascii="Tahoma" w:hAnsi="Tahoma"/>
        </w:rPr>
      </w:r>
    </w:p>
    <w:p>
      <w:pPr>
        <w:pStyle w:val="Normal"/>
        <w:widowControl w:val="false"/>
        <w:suppressAutoHyphens w:val="true"/>
        <w:jc w:val="center"/>
        <w:textAlignment w:val="baseline"/>
        <w:rPr>
          <w:rFonts w:eastAsia="Droid Sans Fallback" w:cs="FreeSans"/>
          <w:kern w:val="2"/>
          <w:sz w:val="36"/>
          <w:szCs w:val="36"/>
          <w:lang w:val="en-US" w:eastAsia="zh-CN" w:bidi="hi-IN"/>
        </w:rPr>
      </w:pPr>
      <w:r>
        <w:rPr>
          <w:rFonts w:eastAsia="Droid Sans Fallback" w:cs="FreeSans"/>
          <w:kern w:val="2"/>
          <w:sz w:val="36"/>
          <w:szCs w:val="36"/>
          <w:lang w:val="en-US" w:eastAsia="zh-CN" w:bidi="hi-IN"/>
        </w:rPr>
        <w:t>Department of Information Engineering and Computer Science</w:t>
      </w:r>
    </w:p>
    <w:p>
      <w:pPr>
        <w:pStyle w:val="Normal"/>
        <w:widowControl w:val="false"/>
        <w:suppressAutoHyphens w:val="true"/>
        <w:jc w:val="center"/>
        <w:textAlignment w:val="baseline"/>
        <w:rPr>
          <w:rFonts w:eastAsia="Droid Sans Fallback" w:cs="FreeSans"/>
          <w:kern w:val="2"/>
          <w:sz w:val="32"/>
          <w:szCs w:val="32"/>
          <w:lang w:val="en-US" w:eastAsia="zh-CN" w:bidi="hi-IN"/>
        </w:rPr>
      </w:pPr>
      <w:r>
        <w:rPr>
          <w:rFonts w:eastAsia="Droid Sans Fallback" w:cs="FreeSans"/>
          <w:kern w:val="2"/>
          <w:sz w:val="32"/>
          <w:szCs w:val="32"/>
          <w:lang w:val="en-US" w:eastAsia="zh-CN" w:bidi="hi-IN"/>
        </w:rPr>
      </w:r>
    </w:p>
    <w:p>
      <w:pPr>
        <w:pStyle w:val="Normal"/>
        <w:widowControl w:val="false"/>
        <w:suppressAutoHyphens w:val="true"/>
        <w:jc w:val="center"/>
        <w:textAlignment w:val="baseline"/>
        <w:rPr>
          <w:rFonts w:eastAsia="Droid Sans Fallback" w:cs="FreeSans"/>
          <w:kern w:val="2"/>
          <w:sz w:val="32"/>
          <w:szCs w:val="32"/>
          <w:lang w:val="en-US" w:eastAsia="zh-CN" w:bidi="hi-IN"/>
        </w:rPr>
      </w:pPr>
      <w:r>
        <w:rPr>
          <w:rFonts w:eastAsia="Droid Sans Fallback" w:cs="FreeSans"/>
          <w:kern w:val="2"/>
          <w:sz w:val="32"/>
          <w:szCs w:val="32"/>
          <w:lang w:val="en-US" w:eastAsia="zh-CN" w:bidi="hi-IN"/>
        </w:rPr>
      </w:r>
    </w:p>
    <w:p>
      <w:pPr>
        <w:pStyle w:val="Normal"/>
        <w:widowControl w:val="false"/>
        <w:suppressAutoHyphens w:val="true"/>
        <w:jc w:val="center"/>
        <w:textAlignment w:val="baseline"/>
        <w:rPr>
          <w:rFonts w:eastAsia="Droid Sans Fallback" w:cs="FreeSans"/>
          <w:kern w:val="2"/>
          <w:sz w:val="32"/>
          <w:szCs w:val="32"/>
          <w:lang w:val="en-US" w:eastAsia="zh-CN" w:bidi="hi-IN"/>
        </w:rPr>
      </w:pPr>
      <w:r>
        <w:rPr>
          <w:rFonts w:eastAsia="Droid Sans Fallback" w:cs="FreeSans"/>
          <w:kern w:val="2"/>
          <w:sz w:val="32"/>
          <w:szCs w:val="32"/>
          <w:lang w:val="en-US" w:eastAsia="zh-CN" w:bidi="hi-IN"/>
        </w:rPr>
        <w:t>Bachelor’s Degree in</w:t>
      </w:r>
    </w:p>
    <w:p>
      <w:pPr>
        <w:pStyle w:val="Normal"/>
        <w:widowControl w:val="false"/>
        <w:suppressAutoHyphens w:val="true"/>
        <w:jc w:val="center"/>
        <w:textAlignment w:val="baseline"/>
        <w:rPr>
          <w:rFonts w:eastAsia="Droid Sans Fallback" w:cs="FreeSans"/>
          <w:kern w:val="2"/>
          <w:sz w:val="32"/>
          <w:szCs w:val="32"/>
          <w:lang w:val="en-US" w:eastAsia="zh-CN" w:bidi="hi-IN"/>
        </w:rPr>
      </w:pPr>
      <w:r>
        <w:rPr>
          <w:rFonts w:eastAsia="Droid Sans Fallback" w:cs="FreeSans"/>
          <w:kern w:val="2"/>
          <w:sz w:val="32"/>
          <w:szCs w:val="32"/>
          <w:lang w:val="en-US" w:eastAsia="zh-CN" w:bidi="hi-IN"/>
        </w:rPr>
        <w:t>Software engineering</w:t>
      </w:r>
    </w:p>
    <w:p>
      <w:pPr>
        <w:pStyle w:val="Normal"/>
        <w:widowControl w:val="false"/>
        <w:suppressAutoHyphens w:val="true"/>
        <w:jc w:val="center"/>
        <w:textAlignment w:val="baseline"/>
        <w:rPr>
          <w:rFonts w:eastAsia="Droid Sans Fallback" w:cs="FreeSans"/>
          <w:kern w:val="2"/>
          <w:sz w:val="32"/>
          <w:szCs w:val="32"/>
          <w:lang w:val="en-US" w:eastAsia="zh-CN" w:bidi="hi-IN"/>
        </w:rPr>
      </w:pPr>
      <w:r>
        <w:rPr>
          <w:rFonts w:eastAsia="Droid Sans Fallback" w:cs="FreeSans"/>
          <w:kern w:val="2"/>
          <w:sz w:val="32"/>
          <w:szCs w:val="32"/>
          <w:lang w:val="en-US" w:eastAsia="zh-CN" w:bidi="hi-IN"/>
        </w:rPr>
      </w:r>
    </w:p>
    <w:p>
      <w:pPr>
        <w:pStyle w:val="Normal"/>
        <w:widowControl w:val="false"/>
        <w:suppressAutoHyphens w:val="true"/>
        <w:jc w:val="center"/>
        <w:textAlignment w:val="baseline"/>
        <w:rPr>
          <w:rFonts w:eastAsia="Droid Sans Fallback" w:cs="FreeSans"/>
          <w:kern w:val="2"/>
          <w:sz w:val="32"/>
          <w:szCs w:val="32"/>
          <w:lang w:val="en-US" w:eastAsia="zh-CN" w:bidi="hi-IN"/>
        </w:rPr>
      </w:pPr>
      <w:r>
        <w:rPr>
          <w:rFonts w:eastAsia="Droid Sans Fallback" w:cs="FreeSans"/>
          <w:kern w:val="2"/>
          <w:sz w:val="32"/>
          <w:szCs w:val="32"/>
          <w:lang w:val="en-US" w:eastAsia="zh-CN" w:bidi="hi-IN"/>
        </w:rPr>
      </w:r>
    </w:p>
    <w:p>
      <w:pPr>
        <w:pStyle w:val="Normal"/>
        <w:widowControl w:val="false"/>
        <w:suppressAutoHyphens w:val="true"/>
        <w:jc w:val="center"/>
        <w:textAlignment w:val="baseline"/>
        <w:rPr>
          <w:rFonts w:eastAsia="Droid Sans Fallback" w:cs="FreeSans"/>
          <w:kern w:val="2"/>
          <w:sz w:val="32"/>
          <w:szCs w:val="32"/>
          <w:lang w:val="en-US" w:eastAsia="zh-CN" w:bidi="hi-IN"/>
        </w:rPr>
      </w:pPr>
      <w:r>
        <w:rPr>
          <w:rFonts w:eastAsia="Droid Sans Fallback" w:cs="FreeSans"/>
          <w:kern w:val="2"/>
          <w:sz w:val="32"/>
          <w:szCs w:val="32"/>
          <w:lang w:val="en-US" w:eastAsia="zh-CN" w:bidi="hi-IN"/>
        </w:rPr>
      </w:r>
    </w:p>
    <w:p>
      <w:pPr>
        <w:pStyle w:val="Normal"/>
        <w:widowControl w:val="false"/>
        <w:suppressAutoHyphens w:val="true"/>
        <w:jc w:val="center"/>
        <w:textAlignment w:val="baseline"/>
        <w:rPr>
          <w:rFonts w:eastAsia="Droid Sans Fallback" w:cs="FreeSans"/>
          <w:smallCaps/>
          <w:kern w:val="2"/>
          <w:sz w:val="32"/>
          <w:szCs w:val="32"/>
          <w:lang w:val="en-US" w:eastAsia="zh-CN" w:bidi="hi-IN"/>
        </w:rPr>
      </w:pPr>
      <w:r>
        <w:rPr>
          <w:rFonts w:eastAsia="Droid Sans Fallback" w:cs="FreeSans"/>
          <w:smallCaps/>
          <w:kern w:val="2"/>
          <w:sz w:val="32"/>
          <w:szCs w:val="32"/>
          <w:lang w:val="en-US" w:eastAsia="zh-CN" w:bidi="hi-IN"/>
        </w:rPr>
        <w:t>final dissertation</w:t>
      </w:r>
    </w:p>
    <w:p>
      <w:pPr>
        <w:pStyle w:val="Normal"/>
        <w:widowControl w:val="false"/>
        <w:suppressAutoHyphens w:val="true"/>
        <w:jc w:val="center"/>
        <w:textAlignment w:val="baseline"/>
        <w:rPr>
          <w:rFonts w:eastAsia="Droid Sans Fallback" w:cs="FreeSans"/>
          <w:kern w:val="2"/>
          <w:sz w:val="32"/>
          <w:szCs w:val="32"/>
          <w:lang w:val="en-US" w:eastAsia="zh-CN" w:bidi="hi-IN"/>
        </w:rPr>
      </w:pPr>
      <w:r>
        <w:rPr>
          <w:rFonts w:eastAsia="Droid Sans Fallback" w:cs="FreeSans"/>
          <w:kern w:val="2"/>
          <w:sz w:val="32"/>
          <w:szCs w:val="32"/>
          <w:lang w:val="en-US" w:eastAsia="zh-CN" w:bidi="hi-IN"/>
        </w:rPr>
      </w:r>
    </w:p>
    <w:p>
      <w:pPr>
        <w:pStyle w:val="Normal"/>
        <w:widowControl w:val="false"/>
        <w:suppressAutoHyphens w:val="true"/>
        <w:jc w:val="center"/>
        <w:textAlignment w:val="baseline"/>
        <w:rPr>
          <w:rFonts w:eastAsia="Droid Sans Fallback" w:cs="FreeSans"/>
          <w:kern w:val="2"/>
          <w:sz w:val="32"/>
          <w:szCs w:val="32"/>
          <w:lang w:val="en-US" w:eastAsia="zh-CN" w:bidi="hi-IN"/>
        </w:rPr>
      </w:pPr>
      <w:r>
        <w:rPr>
          <w:rFonts w:eastAsia="Droid Sans Fallback" w:cs="FreeSans"/>
          <w:kern w:val="2"/>
          <w:sz w:val="32"/>
          <w:szCs w:val="32"/>
          <w:lang w:val="en-US" w:eastAsia="zh-CN" w:bidi="hi-IN"/>
        </w:rPr>
      </w:r>
    </w:p>
    <w:p>
      <w:pPr>
        <w:pStyle w:val="Normal"/>
        <w:rPr/>
      </w:pPr>
      <w:r>
        <w:rPr/>
      </w:r>
    </w:p>
    <w:p>
      <w:pPr>
        <w:pStyle w:val="Normal"/>
        <w:widowControl w:val="false"/>
        <w:suppressAutoHyphens w:val="true"/>
        <w:jc w:val="center"/>
        <w:textAlignment w:val="baseline"/>
        <w:rPr>
          <w:rFonts w:eastAsia="Droid Sans Fallback" w:cs="FreeSans"/>
          <w:smallCaps/>
          <w:kern w:val="2"/>
          <w:sz w:val="32"/>
          <w:szCs w:val="32"/>
          <w:lang w:val="en-US" w:eastAsia="zh-CN" w:bidi="hi-IN"/>
        </w:rPr>
      </w:pPr>
      <w:r>
        <w:rPr>
          <w:rFonts w:eastAsia="Droid Sans Fallback" w:cs="FreeSans"/>
          <w:smallCaps/>
          <w:kern w:val="2"/>
          <w:sz w:val="32"/>
          <w:szCs w:val="32"/>
          <w:lang w:val="en-US" w:eastAsia="zh-CN" w:bidi="hi-IN"/>
        </w:rPr>
        <w:t>Autonomous Quadcopter Flight</w:t>
      </w:r>
    </w:p>
    <w:p>
      <w:pPr>
        <w:pStyle w:val="Normal"/>
        <w:widowControl w:val="false"/>
        <w:suppressAutoHyphens w:val="true"/>
        <w:textAlignment w:val="baseline"/>
        <w:rPr>
          <w:rFonts w:eastAsia="Droid Sans Fallback" w:cs="FreeSans"/>
          <w:kern w:val="2"/>
          <w:sz w:val="32"/>
          <w:szCs w:val="32"/>
          <w:lang w:val="en-US" w:eastAsia="zh-CN" w:bidi="hi-IN"/>
        </w:rPr>
      </w:pPr>
      <w:r>
        <w:rPr>
          <w:rFonts w:eastAsia="Droid Sans Fallback" w:cs="FreeSans"/>
          <w:kern w:val="2"/>
          <w:sz w:val="32"/>
          <w:szCs w:val="32"/>
          <w:lang w:val="en-US" w:eastAsia="zh-CN" w:bidi="hi-IN"/>
        </w:rPr>
      </w:r>
    </w:p>
    <w:p>
      <w:pPr>
        <w:pStyle w:val="Normal"/>
        <w:widowControl w:val="false"/>
        <w:suppressAutoHyphens w:val="true"/>
        <w:textAlignment w:val="baseline"/>
        <w:rPr>
          <w:rFonts w:eastAsia="Droid Sans Fallback" w:cs="FreeSans"/>
          <w:kern w:val="2"/>
          <w:sz w:val="32"/>
          <w:szCs w:val="32"/>
          <w:lang w:val="en-US" w:eastAsia="zh-CN" w:bidi="hi-IN"/>
        </w:rPr>
      </w:pPr>
      <w:r>
        <w:rPr>
          <w:rFonts w:eastAsia="Droid Sans Fallback" w:cs="FreeSans"/>
          <w:kern w:val="2"/>
          <w:sz w:val="32"/>
          <w:szCs w:val="32"/>
          <w:lang w:val="en-US" w:eastAsia="zh-CN" w:bidi="hi-IN"/>
        </w:rPr>
      </w:r>
    </w:p>
    <w:p>
      <w:pPr>
        <w:pStyle w:val="Normal"/>
        <w:widowControl w:val="false"/>
        <w:suppressAutoHyphens w:val="true"/>
        <w:textAlignment w:val="baseline"/>
        <w:rPr>
          <w:rFonts w:eastAsia="Droid Sans Fallback" w:cs="FreeSans"/>
          <w:kern w:val="2"/>
          <w:sz w:val="32"/>
          <w:szCs w:val="32"/>
          <w:lang w:val="en-US" w:eastAsia="zh-CN" w:bidi="hi-IN"/>
        </w:rPr>
      </w:pPr>
      <w:r>
        <w:rPr>
          <w:rFonts w:eastAsia="Droid Sans Fallback" w:cs="FreeSans"/>
          <w:kern w:val="2"/>
          <w:sz w:val="32"/>
          <w:szCs w:val="32"/>
          <w:lang w:val="en-US" w:eastAsia="zh-CN" w:bidi="hi-IN"/>
        </w:rPr>
      </w:r>
    </w:p>
    <w:tbl>
      <w:tblPr>
        <w:tblW w:w="9641" w:type="dxa"/>
        <w:jc w:val="left"/>
        <w:tblInd w:w="55" w:type="dxa"/>
        <w:tblCellMar>
          <w:top w:w="55" w:type="dxa"/>
          <w:left w:w="55" w:type="dxa"/>
          <w:bottom w:w="55" w:type="dxa"/>
          <w:right w:w="55" w:type="dxa"/>
        </w:tblCellMar>
      </w:tblPr>
      <w:tblGrid>
        <w:gridCol w:w="4820"/>
        <w:gridCol w:w="4821"/>
      </w:tblGrid>
      <w:tr>
        <w:trPr/>
        <w:tc>
          <w:tcPr>
            <w:tcW w:w="4820" w:type="dxa"/>
            <w:tcBorders/>
          </w:tcPr>
          <w:p>
            <w:pPr>
              <w:pStyle w:val="Normal"/>
              <w:widowControl w:val="false"/>
              <w:suppressLineNumbers/>
              <w:suppressAutoHyphens w:val="true"/>
              <w:textAlignment w:val="baseline"/>
              <w:rPr>
                <w:rFonts w:eastAsia="Droid Sans Fallback" w:cs="FreeSans"/>
                <w:kern w:val="2"/>
                <w:sz w:val="32"/>
                <w:szCs w:val="32"/>
                <w:lang w:val="en-US" w:eastAsia="zh-CN" w:bidi="hi-IN"/>
              </w:rPr>
            </w:pPr>
            <w:r>
              <w:rPr>
                <w:rFonts w:eastAsia="Droid Sans Fallback" w:cs="FreeSans"/>
                <w:kern w:val="2"/>
                <w:sz w:val="32"/>
                <w:szCs w:val="32"/>
                <w:lang w:val="en-US" w:eastAsia="zh-CN" w:bidi="hi-IN"/>
              </w:rPr>
              <w:t>Supervisor</w:t>
            </w:r>
          </w:p>
          <w:p>
            <w:pPr>
              <w:pStyle w:val="Normal"/>
              <w:widowControl w:val="false"/>
              <w:suppressLineNumbers/>
              <w:suppressAutoHyphens w:val="true"/>
              <w:textAlignment w:val="baseline"/>
              <w:rPr>
                <w:rFonts w:eastAsia="Droid Sans Fallback" w:cs="FreeSans"/>
                <w:kern w:val="2"/>
                <w:sz w:val="32"/>
                <w:szCs w:val="32"/>
                <w:lang w:val="en-US" w:eastAsia="zh-CN" w:bidi="hi-IN"/>
              </w:rPr>
            </w:pPr>
            <w:r>
              <w:rPr>
                <w:rFonts w:eastAsia="Droid Sans Fallback" w:cs="FreeSans"/>
                <w:kern w:val="2"/>
                <w:sz w:val="32"/>
                <w:szCs w:val="32"/>
                <w:lang w:val="en-US" w:eastAsia="zh-CN" w:bidi="hi-IN"/>
              </w:rPr>
              <w:t>Prof./Dott. Luigi Palopoli</w:t>
            </w:r>
          </w:p>
        </w:tc>
        <w:tc>
          <w:tcPr>
            <w:tcW w:w="4821" w:type="dxa"/>
            <w:tcBorders/>
          </w:tcPr>
          <w:p>
            <w:pPr>
              <w:pStyle w:val="Normal"/>
              <w:widowControl w:val="false"/>
              <w:suppressLineNumbers/>
              <w:suppressAutoHyphens w:val="true"/>
              <w:ind w:left="1418" w:right="0" w:hanging="0"/>
              <w:textAlignment w:val="baseline"/>
              <w:rPr>
                <w:rFonts w:eastAsia="Droid Sans Fallback" w:cs="FreeSans"/>
                <w:kern w:val="2"/>
                <w:sz w:val="32"/>
                <w:szCs w:val="32"/>
                <w:lang w:val="en-US" w:eastAsia="zh-CN" w:bidi="hi-IN"/>
              </w:rPr>
            </w:pPr>
            <w:r>
              <w:rPr>
                <w:rFonts w:eastAsia="Droid Sans Fallback" w:cs="FreeSans"/>
                <w:kern w:val="2"/>
                <w:sz w:val="32"/>
                <w:szCs w:val="32"/>
                <w:lang w:val="en-US" w:eastAsia="zh-CN" w:bidi="hi-IN"/>
              </w:rPr>
              <w:t>Student</w:t>
            </w:r>
          </w:p>
          <w:p>
            <w:pPr>
              <w:pStyle w:val="Normal"/>
              <w:widowControl w:val="false"/>
              <w:suppressLineNumbers/>
              <w:suppressAutoHyphens w:val="true"/>
              <w:ind w:left="1418" w:right="0" w:hanging="0"/>
              <w:textAlignment w:val="baseline"/>
              <w:rPr>
                <w:rFonts w:eastAsia="Droid Sans Fallback" w:cs="FreeSans"/>
                <w:kern w:val="2"/>
                <w:sz w:val="32"/>
                <w:szCs w:val="32"/>
                <w:lang w:val="en-US" w:eastAsia="zh-CN" w:bidi="hi-IN"/>
              </w:rPr>
            </w:pPr>
            <w:r>
              <w:rPr>
                <w:rFonts w:eastAsia="Droid Sans Fallback" w:cs="FreeSans"/>
                <w:kern w:val="2"/>
                <w:sz w:val="32"/>
                <w:szCs w:val="32"/>
                <w:lang w:val="en-US" w:eastAsia="zh-CN" w:bidi="hi-IN"/>
              </w:rPr>
              <w:t>Massimo Girardelli</w:t>
            </w:r>
          </w:p>
        </w:tc>
      </w:tr>
    </w:tbl>
    <w:p>
      <w:pPr>
        <w:pStyle w:val="Normal"/>
        <w:widowControl w:val="false"/>
        <w:suppressAutoHyphens w:val="true"/>
        <w:jc w:val="center"/>
        <w:textAlignment w:val="baseline"/>
        <w:rPr>
          <w:rFonts w:eastAsia="Droid Sans Fallback" w:cs="FreeSans"/>
          <w:kern w:val="2"/>
          <w:sz w:val="32"/>
          <w:szCs w:val="32"/>
          <w:lang w:val="en-US" w:eastAsia="zh-CN" w:bidi="hi-IN"/>
        </w:rPr>
      </w:pPr>
      <w:r>
        <w:rPr>
          <w:rFonts w:eastAsia="Droid Sans Fallback" w:cs="FreeSans"/>
          <w:kern w:val="2"/>
          <w:sz w:val="32"/>
          <w:szCs w:val="32"/>
          <w:lang w:val="en-US" w:eastAsia="zh-CN" w:bidi="hi-IN"/>
        </w:rPr>
      </w:r>
    </w:p>
    <w:p>
      <w:pPr>
        <w:pStyle w:val="Normal"/>
        <w:widowControl w:val="false"/>
        <w:suppressAutoHyphens w:val="true"/>
        <w:jc w:val="center"/>
        <w:textAlignment w:val="baseline"/>
        <w:rPr>
          <w:rFonts w:eastAsia="Droid Sans Fallback" w:cs="FreeSans"/>
          <w:kern w:val="2"/>
          <w:sz w:val="32"/>
          <w:szCs w:val="32"/>
          <w:lang w:val="en-US" w:eastAsia="zh-CN" w:bidi="hi-IN"/>
        </w:rPr>
      </w:pPr>
      <w:r>
        <w:rPr>
          <w:rFonts w:eastAsia="Droid Sans Fallback" w:cs="FreeSans"/>
          <w:kern w:val="2"/>
          <w:sz w:val="32"/>
          <w:szCs w:val="32"/>
          <w:lang w:val="en-US" w:eastAsia="zh-CN" w:bidi="hi-IN"/>
        </w:rPr>
      </w:r>
    </w:p>
    <w:p>
      <w:pPr>
        <w:pStyle w:val="Normal"/>
        <w:widowControl w:val="false"/>
        <w:suppressAutoHyphens w:val="true"/>
        <w:jc w:val="center"/>
        <w:textAlignment w:val="baseline"/>
        <w:rPr/>
      </w:pPr>
      <w:r>
        <w:rPr>
          <w:rFonts w:eastAsia="Droid Sans Fallback" w:cs="FreeSans"/>
          <w:kern w:val="2"/>
          <w:sz w:val="32"/>
          <w:szCs w:val="32"/>
          <w:lang w:val="en-US" w:eastAsia="zh-CN" w:bidi="hi-IN"/>
        </w:rPr>
        <w:t xml:space="preserve">Academic year </w:t>
      </w:r>
      <w:r>
        <w:rPr>
          <w:rFonts w:eastAsia="Droid Sans Fallback" w:cs="FreeSans"/>
          <w:kern w:val="2"/>
          <w:sz w:val="32"/>
          <w:szCs w:val="32"/>
          <w:lang w:val="en-US" w:eastAsia="zh-CN" w:bidi="hi-IN"/>
        </w:rPr>
        <w:t>2019/2020</w:t>
      </w:r>
    </w:p>
    <w:p>
      <w:pPr>
        <w:pStyle w:val="Normal"/>
        <w:widowControl w:val="false"/>
        <w:suppressAutoHyphens w:val="true"/>
        <w:jc w:val="center"/>
        <w:textAlignment w:val="baseline"/>
        <w:rPr>
          <w:rFonts w:eastAsia="Droid Sans Fallback" w:cs="FreeSans"/>
          <w:kern w:val="2"/>
          <w:sz w:val="32"/>
          <w:szCs w:val="32"/>
          <w:lang w:val="en-US" w:eastAsia="zh-CN" w:bidi="hi-IN"/>
        </w:rPr>
      </w:pPr>
      <w:r>
        <w:rPr>
          <w:rFonts w:eastAsia="Droid Sans Fallback" w:cs="FreeSans"/>
          <w:kern w:val="2"/>
          <w:sz w:val="32"/>
          <w:szCs w:val="32"/>
          <w:lang w:val="en-US" w:eastAsia="zh-CN" w:bidi="hi-IN"/>
        </w:rPr>
      </w:r>
    </w:p>
    <w:p>
      <w:pPr>
        <w:pStyle w:val="Normal"/>
        <w:jc w:val="center"/>
        <w:rPr>
          <w:rFonts w:ascii="Tahoma" w:hAnsi="Tahoma" w:cs="Tahoma"/>
          <w:sz w:val="28"/>
          <w:szCs w:val="28"/>
        </w:rPr>
      </w:pPr>
      <w:r>
        <w:rPr>
          <w:rFonts w:cs="Tahoma" w:ascii="Tahoma" w:hAnsi="Tahoma"/>
          <w:sz w:val="28"/>
          <w:szCs w:val="28"/>
        </w:rPr>
      </w:r>
    </w:p>
    <w:p>
      <w:pPr>
        <w:pStyle w:val="Normal"/>
        <w:rPr>
          <w:rFonts w:ascii="Tahoma" w:hAnsi="Tahoma" w:cs="Tahoma"/>
          <w:sz w:val="28"/>
          <w:szCs w:val="28"/>
          <w:highlight w:val="yellow"/>
          <w:lang w:val="en-US"/>
        </w:rPr>
      </w:pPr>
      <w:r>
        <w:rPr>
          <w:rFonts w:cs="Tahoma" w:ascii="Tahoma" w:hAnsi="Tahoma"/>
          <w:sz w:val="28"/>
          <w:szCs w:val="28"/>
          <w:highlight w:val="yellow"/>
          <w:lang w:val="en-US"/>
        </w:rPr>
      </w:r>
    </w:p>
    <w:p>
      <w:pPr>
        <w:pStyle w:val="Normal"/>
        <w:rPr>
          <w:b/>
          <w:b/>
          <w:sz w:val="22"/>
          <w:szCs w:val="22"/>
          <w:lang w:val="en-US"/>
        </w:rPr>
      </w:pPr>
      <w:r>
        <w:rPr>
          <w:b/>
          <w:sz w:val="22"/>
          <w:szCs w:val="22"/>
          <w:lang w:val="en-US"/>
        </w:rPr>
      </w:r>
    </w:p>
    <w:p>
      <w:pPr>
        <w:pStyle w:val="Normal"/>
        <w:rPr>
          <w:b/>
          <w:b/>
          <w:sz w:val="22"/>
          <w:szCs w:val="22"/>
          <w:lang w:val="en-US"/>
        </w:rPr>
      </w:pPr>
      <w:r>
        <w:rPr>
          <w:b/>
          <w:sz w:val="22"/>
          <w:szCs w:val="22"/>
          <w:lang w:val="en-US"/>
        </w:rPr>
      </w:r>
    </w:p>
    <w:p>
      <w:pPr>
        <w:pStyle w:val="Normal"/>
        <w:rPr>
          <w:b/>
          <w:b/>
          <w:sz w:val="22"/>
          <w:szCs w:val="22"/>
          <w:lang w:val="en-US"/>
        </w:rPr>
      </w:pPr>
      <w:r>
        <w:rPr>
          <w:b/>
          <w:sz w:val="22"/>
          <w:szCs w:val="22"/>
          <w:lang w:val="en-US"/>
        </w:rPr>
      </w:r>
    </w:p>
    <w:p>
      <w:pPr>
        <w:pStyle w:val="Normal"/>
        <w:rPr>
          <w:b/>
          <w:b/>
          <w:sz w:val="22"/>
          <w:szCs w:val="22"/>
          <w:lang w:val="en-US"/>
        </w:rPr>
      </w:pPr>
      <w:r>
        <w:rPr>
          <w:b/>
          <w:sz w:val="22"/>
          <w:szCs w:val="22"/>
          <w:lang w:val="en-US"/>
        </w:rPr>
      </w:r>
    </w:p>
    <w:p>
      <w:pPr>
        <w:pStyle w:val="Normal"/>
        <w:rPr>
          <w:b/>
          <w:b/>
          <w:sz w:val="22"/>
          <w:szCs w:val="22"/>
          <w:lang w:val="en-US"/>
        </w:rPr>
      </w:pPr>
      <w:r>
        <w:rPr>
          <w:b/>
          <w:sz w:val="22"/>
          <w:szCs w:val="22"/>
          <w:lang w:val="en-US"/>
        </w:rPr>
      </w:r>
    </w:p>
    <w:p>
      <w:pPr>
        <w:pStyle w:val="Normal"/>
        <w:rPr>
          <w:b/>
          <w:b/>
          <w:sz w:val="22"/>
          <w:szCs w:val="22"/>
          <w:lang w:val="en-US"/>
        </w:rPr>
      </w:pPr>
      <w:r>
        <w:rPr>
          <w:b/>
          <w:sz w:val="22"/>
          <w:szCs w:val="22"/>
          <w:lang w:val="en-US"/>
        </w:rPr>
      </w:r>
    </w:p>
    <w:p>
      <w:pPr>
        <w:pStyle w:val="Normal"/>
        <w:rPr>
          <w:b/>
          <w:b/>
          <w:sz w:val="22"/>
          <w:szCs w:val="22"/>
          <w:lang w:val="en-US"/>
        </w:rPr>
      </w:pPr>
      <w:r>
        <w:rPr>
          <w:b/>
          <w:sz w:val="22"/>
          <w:szCs w:val="22"/>
          <w:lang w:val="en-US"/>
        </w:rPr>
      </w:r>
    </w:p>
    <w:p>
      <w:pPr>
        <w:pStyle w:val="Normal"/>
        <w:rPr>
          <w:b/>
          <w:b/>
          <w:sz w:val="22"/>
          <w:szCs w:val="22"/>
          <w:lang w:val="en-US"/>
        </w:rPr>
      </w:pPr>
      <w:r>
        <w:rPr>
          <w:b/>
          <w:sz w:val="22"/>
          <w:szCs w:val="22"/>
          <w:lang w:val="en-US"/>
        </w:rPr>
      </w:r>
    </w:p>
    <w:p>
      <w:pPr>
        <w:pStyle w:val="Normal"/>
        <w:rPr>
          <w:b/>
          <w:b/>
          <w:sz w:val="22"/>
          <w:szCs w:val="22"/>
          <w:lang w:val="en-US"/>
        </w:rPr>
      </w:pPr>
      <w:r>
        <w:rPr>
          <w:b/>
          <w:sz w:val="22"/>
          <w:szCs w:val="22"/>
          <w:lang w:val="en-US"/>
        </w:rPr>
      </w:r>
    </w:p>
    <w:p>
      <w:pPr>
        <w:pStyle w:val="Normal"/>
        <w:rPr>
          <w:b/>
          <w:b/>
          <w:sz w:val="22"/>
          <w:szCs w:val="22"/>
          <w:lang w:val="en-US"/>
        </w:rPr>
      </w:pPr>
      <w:r>
        <w:rPr>
          <w:b/>
          <w:sz w:val="22"/>
          <w:szCs w:val="22"/>
          <w:lang w:val="en-US"/>
        </w:rPr>
      </w:r>
      <w:r>
        <w:br w:type="page"/>
      </w:r>
    </w:p>
    <w:p>
      <w:pPr>
        <w:pStyle w:val="TextBody"/>
        <w:numPr>
          <w:ilvl w:val="0"/>
          <w:numId w:val="2"/>
        </w:numPr>
        <w:ind w:left="0" w:right="0" w:hanging="1889"/>
        <w:rPr>
          <w:b/>
          <w:b/>
          <w:bCs/>
          <w:lang w:val="en-US"/>
        </w:rPr>
      </w:pPr>
      <w:r>
        <w:rPr>
          <w:b/>
          <w:bCs/>
          <w:lang w:val="en-US"/>
        </w:rPr>
        <w:t>Abstract</w:t>
      </w:r>
    </w:p>
    <w:p>
      <w:pPr>
        <w:pStyle w:val="Normal"/>
        <w:jc w:val="center"/>
        <w:rPr>
          <w:i/>
          <w:i/>
          <w:iCs/>
          <w:kern w:val="2"/>
          <w:sz w:val="22"/>
          <w:lang w:val="en-US" w:eastAsia="zh-CN" w:bidi="hi-IN"/>
        </w:rPr>
      </w:pPr>
      <w:r>
        <w:rPr>
          <w:i/>
          <w:iCs/>
          <w:kern w:val="2"/>
          <w:sz w:val="22"/>
          <w:lang w:val="en-US" w:eastAsia="zh-CN" w:bidi="hi-IN"/>
        </w:rPr>
      </w:r>
    </w:p>
    <w:p>
      <w:pPr>
        <w:pStyle w:val="Normal"/>
        <w:widowControl w:val="false"/>
        <w:suppressAutoHyphens w:val="true"/>
        <w:ind w:left="0" w:right="0" w:firstLine="58"/>
        <w:jc w:val="both"/>
        <w:textAlignment w:val="baseline"/>
        <w:rPr>
          <w:i/>
          <w:i/>
          <w:iCs/>
          <w:kern w:val="2"/>
          <w:sz w:val="22"/>
          <w:lang w:val="en-US" w:eastAsia="zh-CN" w:bidi="hi-IN"/>
        </w:rPr>
      </w:pPr>
      <w:r>
        <w:rPr>
          <w:i/>
          <w:iCs/>
          <w:kern w:val="2"/>
          <w:sz w:val="22"/>
          <w:lang w:val="en-US" w:eastAsia="zh-CN" w:bidi="hi-IN"/>
        </w:rPr>
      </w:r>
    </w:p>
    <w:p>
      <w:pPr>
        <w:pStyle w:val="Normal"/>
        <w:widowControl w:val="false"/>
        <w:suppressAutoHyphens w:val="true"/>
        <w:ind w:left="0" w:right="0" w:firstLine="58"/>
        <w:jc w:val="both"/>
        <w:textAlignment w:val="baseline"/>
        <w:rPr>
          <w:i/>
          <w:i/>
          <w:iCs/>
          <w:kern w:val="2"/>
          <w:sz w:val="22"/>
          <w:lang w:val="en-US" w:eastAsia="zh-CN" w:bidi="hi-IN"/>
        </w:rPr>
      </w:pPr>
      <w:r>
        <w:rPr>
          <w:i/>
          <w:iCs/>
          <w:kern w:val="2"/>
          <w:sz w:val="22"/>
          <w:lang w:val="en-US" w:eastAsia="zh-CN" w:bidi="hi-IN"/>
        </w:rPr>
        <w:t>This thesis is the design and development of a software application for controlling quadcopters and other flying drones.</w:t>
      </w:r>
    </w:p>
    <w:p>
      <w:pPr>
        <w:pStyle w:val="Normal"/>
        <w:widowControl w:val="false"/>
        <w:suppressAutoHyphens w:val="true"/>
        <w:ind w:left="0" w:right="0" w:firstLine="58"/>
        <w:jc w:val="both"/>
        <w:textAlignment w:val="baseline"/>
        <w:rPr>
          <w:i/>
          <w:i/>
          <w:iCs/>
          <w:kern w:val="2"/>
          <w:sz w:val="22"/>
          <w:lang w:val="en-US" w:eastAsia="zh-CN" w:bidi="hi-IN"/>
        </w:rPr>
      </w:pPr>
      <w:r>
        <w:rPr>
          <w:i/>
          <w:iCs/>
          <w:kern w:val="2"/>
          <w:sz w:val="22"/>
          <w:lang w:val="en-US" w:eastAsia="zh-CN" w:bidi="hi-IN"/>
        </w:rPr>
        <w:t xml:space="preserve">Quadcopters have gained more attention in the past years due to their versatility and  potential in various fields, including surveillance, aerial photography and </w:t>
      </w:r>
      <w:r>
        <w:rPr>
          <w:i/>
          <w:iCs/>
          <w:kern w:val="2"/>
          <w:sz w:val="22"/>
          <w:lang w:val="en-US" w:eastAsia="zh-CN" w:bidi="hi-IN"/>
        </w:rPr>
        <w:t xml:space="preserve">small object </w:t>
      </w:r>
      <w:r>
        <w:rPr>
          <w:i/>
          <w:iCs/>
          <w:kern w:val="2"/>
          <w:sz w:val="22"/>
          <w:lang w:val="en-US" w:eastAsia="zh-CN" w:bidi="hi-IN"/>
        </w:rPr>
        <w:t xml:space="preserve">transportation </w:t>
      </w:r>
      <w:r>
        <w:rPr>
          <w:i/>
          <w:iCs/>
          <w:kern w:val="2"/>
          <w:sz w:val="22"/>
          <w:lang w:val="en-US" w:eastAsia="zh-CN" w:bidi="hi-IN"/>
        </w:rPr>
        <w:t>and delivery.</w:t>
      </w:r>
    </w:p>
    <w:p>
      <w:pPr>
        <w:pStyle w:val="Normal"/>
        <w:widowControl w:val="false"/>
        <w:suppressAutoHyphens w:val="true"/>
        <w:ind w:left="0" w:right="0" w:firstLine="58"/>
        <w:jc w:val="both"/>
        <w:textAlignment w:val="baseline"/>
        <w:rPr>
          <w:i/>
          <w:i/>
          <w:iCs/>
          <w:kern w:val="2"/>
          <w:sz w:val="22"/>
          <w:lang w:val="en-US" w:eastAsia="zh-CN" w:bidi="hi-IN"/>
        </w:rPr>
      </w:pPr>
      <w:r>
        <w:rPr>
          <w:i/>
          <w:iCs/>
          <w:kern w:val="2"/>
          <w:sz w:val="22"/>
          <w:lang w:val="en-US" w:eastAsia="zh-CN" w:bidi="hi-IN"/>
        </w:rPr>
        <w:t xml:space="preserve">Although ready to use solutions and similar open source projects exist, an easily configurable, with a graphical interface and indoor capabilities that responds to external inputs doesn’t and this project aims to provide a working example of all these features that can be customized for different application </w:t>
      </w:r>
      <w:r>
        <w:rPr>
          <w:i/>
          <w:iCs/>
          <w:kern w:val="2"/>
          <w:sz w:val="22"/>
          <w:lang w:val="en-US" w:eastAsia="zh-CN" w:bidi="hi-IN"/>
        </w:rPr>
        <w:t>fields</w:t>
      </w:r>
      <w:r>
        <w:rPr>
          <w:i/>
          <w:iCs/>
          <w:kern w:val="2"/>
          <w:sz w:val="22"/>
          <w:lang w:val="en-US" w:eastAsia="zh-CN" w:bidi="hi-IN"/>
        </w:rPr>
        <w:t>.</w:t>
      </w:r>
    </w:p>
    <w:p>
      <w:pPr>
        <w:pStyle w:val="Normal"/>
        <w:widowControl w:val="false"/>
        <w:suppressAutoHyphens w:val="true"/>
        <w:ind w:left="0" w:right="0" w:firstLine="58"/>
        <w:jc w:val="both"/>
        <w:textAlignment w:val="baseline"/>
        <w:rPr>
          <w:i/>
          <w:i/>
          <w:iCs/>
          <w:kern w:val="2"/>
          <w:sz w:val="22"/>
          <w:lang w:val="en-US" w:eastAsia="zh-CN" w:bidi="hi-IN"/>
        </w:rPr>
      </w:pPr>
      <w:r>
        <w:rPr>
          <w:i/>
          <w:iCs/>
          <w:kern w:val="2"/>
          <w:sz w:val="22"/>
          <w:lang w:val="en-US" w:eastAsia="zh-CN" w:bidi="hi-IN"/>
        </w:rPr>
        <w:t xml:space="preserve">The project was developed around the ROS2 middleware, PX4 flight control software </w:t>
      </w:r>
      <w:r>
        <w:rPr>
          <w:i/>
          <w:iCs/>
          <w:kern w:val="2"/>
          <w:sz w:val="22"/>
          <w:lang w:val="en-US" w:eastAsia="zh-CN" w:bidi="hi-IN"/>
        </w:rPr>
        <w:t>and the OptiTrack mocap system; the drone</w:t>
      </w:r>
      <w:r>
        <w:rPr>
          <w:i/>
          <w:iCs/>
          <w:kern w:val="2"/>
          <w:sz w:val="22"/>
          <w:lang w:val="en-US" w:eastAsia="zh-CN" w:bidi="hi-IN"/>
        </w:rPr>
        <w:t xml:space="preserve"> can work in conjunction with other robots that support either of those platforms and in a modular fashion, where each component can be substituted with a similar one and expanded </w:t>
      </w:r>
      <w:r>
        <w:rPr>
          <w:i/>
          <w:iCs/>
          <w:kern w:val="2"/>
          <w:sz w:val="22"/>
          <w:lang w:val="en-US" w:eastAsia="zh-CN" w:bidi="hi-IN"/>
        </w:rPr>
        <w:t>with more functionality.</w:t>
      </w:r>
    </w:p>
    <w:p>
      <w:pPr>
        <w:pStyle w:val="Normal"/>
        <w:widowControl w:val="false"/>
        <w:suppressAutoHyphens w:val="true"/>
        <w:ind w:left="0" w:right="0" w:firstLine="58"/>
        <w:jc w:val="both"/>
        <w:textAlignment w:val="baseline"/>
        <w:rPr>
          <w:i/>
          <w:i/>
          <w:iCs/>
          <w:kern w:val="2"/>
          <w:sz w:val="22"/>
          <w:lang w:val="en-US" w:eastAsia="zh-CN" w:bidi="hi-IN"/>
        </w:rPr>
      </w:pPr>
      <w:r>
        <w:rPr>
          <w:i/>
          <w:iCs/>
          <w:kern w:val="2"/>
          <w:sz w:val="22"/>
          <w:lang w:val="en-US" w:eastAsia="zh-CN" w:bidi="hi-IN"/>
        </w:rPr>
        <w:t xml:space="preserve">The final result is a working flying autonomous drone that can be interfaced both via software directly or through a graphical interface to perform various </w:t>
      </w:r>
      <w:r>
        <w:rPr>
          <w:i/>
          <w:iCs/>
          <w:kern w:val="2"/>
          <w:sz w:val="22"/>
          <w:lang w:val="en-US" w:eastAsia="zh-CN" w:bidi="hi-IN"/>
        </w:rPr>
        <w:t xml:space="preserve">basic </w:t>
      </w:r>
      <w:r>
        <w:rPr>
          <w:i/>
          <w:iCs/>
          <w:kern w:val="2"/>
          <w:sz w:val="22"/>
          <w:lang w:val="en-US" w:eastAsia="zh-CN" w:bidi="hi-IN"/>
        </w:rPr>
        <w:t>tasks like taking off, landing in a specific location, orbiting around a point, following a path, or be controlled manually from the pc.</w:t>
      </w:r>
    </w:p>
    <w:p>
      <w:pPr>
        <w:pStyle w:val="Normal"/>
        <w:widowControl w:val="false"/>
        <w:suppressAutoHyphens w:val="true"/>
        <w:ind w:left="0" w:right="0" w:firstLine="58"/>
        <w:jc w:val="both"/>
        <w:textAlignment w:val="baseline"/>
        <w:rPr>
          <w:i/>
          <w:i/>
          <w:iCs/>
          <w:kern w:val="2"/>
          <w:sz w:val="22"/>
          <w:lang w:val="en-US" w:eastAsia="zh-CN" w:bidi="hi-IN"/>
        </w:rPr>
      </w:pPr>
      <w:r>
        <w:rPr>
          <w:i/>
          <w:iCs/>
          <w:kern w:val="2"/>
          <w:sz w:val="22"/>
          <w:lang w:val="en-US" w:eastAsia="zh-CN" w:bidi="hi-IN"/>
        </w:rPr>
      </w:r>
    </w:p>
    <w:p>
      <w:pPr>
        <w:pStyle w:val="TextBody"/>
        <w:numPr>
          <w:ilvl w:val="0"/>
          <w:numId w:val="2"/>
        </w:numPr>
        <w:ind w:left="0" w:right="0" w:hanging="1889"/>
        <w:rPr/>
      </w:pPr>
      <w:r>
        <w:rPr/>
      </w:r>
    </w:p>
    <w:p>
      <w:pPr>
        <w:pStyle w:val="TextBody"/>
        <w:numPr>
          <w:ilvl w:val="0"/>
          <w:numId w:val="2"/>
        </w:numPr>
        <w:ind w:left="0" w:right="0" w:hanging="1889"/>
        <w:rPr/>
      </w:pPr>
      <w:r>
        <w:rPr>
          <w:rStyle w:val="SourceText"/>
          <w:rFonts w:ascii="Times New Roman" w:hAnsi="Times New Roman"/>
          <w:sz w:val="20"/>
          <w:szCs w:val="20"/>
        </w:rPr>
        <w:t>All the code developed for this thesis is available in the following GitHub repositor</w:t>
      </w:r>
      <w:r>
        <w:rPr>
          <w:rStyle w:val="SourceText"/>
          <w:rFonts w:ascii="Times New Roman" w:hAnsi="Times New Roman"/>
          <w:sz w:val="20"/>
          <w:szCs w:val="20"/>
        </w:rPr>
        <w:t>ies</w:t>
      </w:r>
      <w:r>
        <w:rPr>
          <w:rStyle w:val="SourceText"/>
          <w:rFonts w:ascii="Times New Roman" w:hAnsi="Times New Roman"/>
          <w:sz w:val="20"/>
          <w:szCs w:val="20"/>
        </w:rPr>
        <w:t xml:space="preserve">: </w:t>
      </w:r>
    </w:p>
    <w:p>
      <w:pPr>
        <w:pStyle w:val="TextBody"/>
        <w:numPr>
          <w:ilvl w:val="0"/>
          <w:numId w:val="2"/>
        </w:numPr>
        <w:ind w:left="0" w:right="0" w:hanging="1889"/>
        <w:rPr/>
      </w:pPr>
      <w:r>
        <w:rPr>
          <w:rStyle w:val="SourceText"/>
          <w:rFonts w:eastAsia="Liberation Mono" w:cs="Liberation Mono" w:ascii="Times New Roman" w:hAnsi="Times New Roman"/>
          <w:sz w:val="20"/>
          <w:szCs w:val="20"/>
        </w:rPr>
        <w:t xml:space="preserve">Main repository </w:t>
      </w:r>
      <w:hyperlink r:id="rId3">
        <w:r>
          <w:rPr>
            <w:rStyle w:val="InternetLink"/>
            <w:rFonts w:ascii="Liberation Mono" w:hAnsi="Liberation Mono" w:eastAsia="Liberation Mono" w:cs="Liberation Mono"/>
            <w:sz w:val="20"/>
            <w:szCs w:val="20"/>
          </w:rPr>
          <w:t>https://github.com/Massiccio1/px4-py</w:t>
        </w:r>
      </w:hyperlink>
    </w:p>
    <w:p>
      <w:pPr>
        <w:pStyle w:val="TextBody"/>
        <w:numPr>
          <w:ilvl w:val="0"/>
          <w:numId w:val="2"/>
        </w:numPr>
        <w:ind w:left="0" w:right="0" w:hanging="1889"/>
        <w:rPr/>
      </w:pPr>
      <w:r>
        <w:rPr>
          <w:rStyle w:val="SourceText"/>
          <w:rFonts w:ascii="Times New Roman" w:hAnsi="Times New Roman"/>
          <w:sz w:val="20"/>
          <w:szCs w:val="20"/>
        </w:rPr>
        <w:t xml:space="preserve">Docker image repository: </w:t>
      </w:r>
      <w:hyperlink r:id="rId4">
        <w:r>
          <w:rPr>
            <w:rStyle w:val="InternetLink"/>
            <w:rFonts w:ascii="Liberation Mono" w:hAnsi="Liberation Mono" w:eastAsia="Liberation Mono" w:cs="Liberation Mono"/>
            <w:sz w:val="20"/>
            <w:szCs w:val="20"/>
          </w:rPr>
          <w:t>https://github.com/Massiccio1/px4-22</w:t>
        </w:r>
      </w:hyperlink>
    </w:p>
    <w:p>
      <w:pPr>
        <w:pStyle w:val="TextBody"/>
        <w:numPr>
          <w:ilvl w:val="0"/>
          <w:numId w:val="2"/>
        </w:numPr>
        <w:ind w:left="0" w:right="0" w:hanging="1889"/>
        <w:rPr/>
      </w:pPr>
      <w:r>
        <w:rPr>
          <w:rStyle w:val="SourceText"/>
          <w:rFonts w:ascii="Times New Roman" w:hAnsi="Times New Roman"/>
          <w:sz w:val="20"/>
          <w:szCs w:val="20"/>
        </w:rPr>
        <w:t xml:space="preserve">Commander messages repository </w:t>
      </w:r>
      <w:hyperlink r:id="rId5">
        <w:r>
          <w:rPr>
            <w:rStyle w:val="InternetLink"/>
            <w:rFonts w:ascii="Liberation Mono" w:hAnsi="Liberation Mono" w:eastAsia="Liberation Mono" w:cs="Liberation Mono"/>
            <w:sz w:val="20"/>
            <w:szCs w:val="20"/>
          </w:rPr>
          <w:t>https://github.com/Massiccio1/px4_msgs</w:t>
        </w:r>
      </w:hyperlink>
    </w:p>
    <w:p>
      <w:pPr>
        <w:pStyle w:val="TextBody"/>
        <w:numPr>
          <w:ilvl w:val="0"/>
          <w:numId w:val="2"/>
        </w:numPr>
        <w:ind w:left="0" w:right="0" w:hanging="1889"/>
        <w:rPr/>
      </w:pPr>
      <w:r>
        <w:rPr>
          <w:rStyle w:val="SourceText"/>
          <w:rFonts w:ascii="Times New Roman" w:hAnsi="Times New Roman"/>
          <w:sz w:val="20"/>
          <w:szCs w:val="20"/>
        </w:rPr>
        <w:t xml:space="preserve">Optitrack client repository </w:t>
      </w:r>
      <w:hyperlink r:id="rId6">
        <w:r>
          <w:rPr>
            <w:rStyle w:val="InternetLink"/>
            <w:rFonts w:ascii="Liberation Mono" w:hAnsi="Liberation Mono" w:eastAsia="Liberation Mono" w:cs="Liberation Mono"/>
            <w:sz w:val="20"/>
            <w:szCs w:val="20"/>
          </w:rPr>
          <w:t>https://github.com/Massiccio1/optitrack_interface</w:t>
        </w:r>
      </w:hyperlink>
    </w:p>
    <w:p>
      <w:pPr>
        <w:pStyle w:val="TextBody"/>
        <w:numPr>
          <w:ilvl w:val="0"/>
          <w:numId w:val="2"/>
        </w:numPr>
        <w:ind w:left="0" w:right="0" w:hanging="1889"/>
        <w:rPr/>
      </w:pPr>
      <w:r>
        <w:rPr>
          <w:rStyle w:val="SourceText"/>
          <w:rFonts w:ascii="Times New Roman" w:hAnsi="Times New Roman"/>
          <w:sz w:val="20"/>
          <w:szCs w:val="20"/>
        </w:rPr>
        <w:t xml:space="preserve">Rviz visualizer (fork) </w:t>
      </w:r>
      <w:hyperlink r:id="rId7">
        <w:r>
          <w:rPr>
            <w:rStyle w:val="InternetLink"/>
            <w:rFonts w:ascii="Liberation Mono" w:hAnsi="Liberation Mono" w:eastAsia="Liberation Mono" w:cs="Liberation Mono"/>
            <w:sz w:val="20"/>
            <w:szCs w:val="20"/>
          </w:rPr>
          <w:t>https://github.com/Massiccio1/px4-offboard</w:t>
        </w:r>
      </w:hyperlink>
    </w:p>
    <w:p>
      <w:pPr>
        <w:pStyle w:val="TextBody"/>
        <w:numPr>
          <w:ilvl w:val="0"/>
          <w:numId w:val="2"/>
        </w:numPr>
        <w:ind w:left="0" w:right="0" w:hanging="1889"/>
        <w:rPr>
          <w:rStyle w:val="SourceText"/>
          <w:rFonts w:ascii="Times New Roman" w:hAnsi="Times New Roman"/>
          <w:sz w:val="20"/>
          <w:szCs w:val="20"/>
        </w:rPr>
      </w:pPr>
      <w:r>
        <w:rPr/>
      </w:r>
    </w:p>
    <w:p>
      <w:pPr>
        <w:pStyle w:val="TextBody"/>
        <w:numPr>
          <w:ilvl w:val="0"/>
          <w:numId w:val="2"/>
        </w:numPr>
        <w:ind w:left="0" w:right="0" w:hanging="1889"/>
        <w:rPr/>
      </w:pPr>
      <w:r>
        <w:rPr/>
      </w:r>
    </w:p>
    <w:p>
      <w:pPr>
        <w:pStyle w:val="Normal"/>
        <w:widowControl w:val="false"/>
        <w:suppressAutoHyphens w:val="true"/>
        <w:ind w:left="0" w:right="0" w:firstLine="58"/>
        <w:jc w:val="both"/>
        <w:textAlignment w:val="baseline"/>
        <w:rPr>
          <w:b/>
          <w:b/>
          <w:i/>
          <w:i/>
          <w:iCs/>
          <w:kern w:val="2"/>
          <w:sz w:val="22"/>
          <w:szCs w:val="22"/>
          <w:lang w:val="en-US" w:eastAsia="zh-CN" w:bidi="hi-IN"/>
        </w:rPr>
      </w:pPr>
      <w:r>
        <w:rPr>
          <w:b/>
          <w:i/>
          <w:iCs/>
          <w:kern w:val="2"/>
          <w:sz w:val="22"/>
          <w:szCs w:val="22"/>
          <w:lang w:val="en-US" w:eastAsia="zh-CN" w:bidi="hi-IN"/>
        </w:rPr>
      </w:r>
    </w:p>
    <w:p>
      <w:pPr>
        <w:pStyle w:val="Normal"/>
        <w:widowControl w:val="false"/>
        <w:suppressAutoHyphens w:val="true"/>
        <w:ind w:left="0" w:right="0" w:firstLine="58"/>
        <w:jc w:val="both"/>
        <w:textAlignment w:val="baseline"/>
        <w:rPr>
          <w:b/>
          <w:b/>
          <w:i/>
          <w:i/>
          <w:iCs/>
          <w:kern w:val="2"/>
          <w:sz w:val="22"/>
          <w:szCs w:val="22"/>
          <w:lang w:val="en-US" w:eastAsia="zh-CN" w:bidi="hi-IN"/>
        </w:rPr>
      </w:pPr>
      <w:r>
        <w:rPr>
          <w:b/>
          <w:i/>
          <w:iCs/>
          <w:kern w:val="2"/>
          <w:sz w:val="22"/>
          <w:szCs w:val="22"/>
          <w:lang w:val="en-US" w:eastAsia="zh-CN" w:bidi="hi-IN"/>
        </w:rPr>
      </w:r>
    </w:p>
    <w:p>
      <w:pPr>
        <w:pStyle w:val="Normal"/>
        <w:widowControl w:val="false"/>
        <w:suppressAutoHyphens w:val="true"/>
        <w:ind w:left="0" w:right="0" w:firstLine="58"/>
        <w:jc w:val="both"/>
        <w:textAlignment w:val="baseline"/>
        <w:rPr>
          <w:b/>
          <w:b/>
          <w:i/>
          <w:i/>
          <w:iCs/>
          <w:kern w:val="2"/>
          <w:sz w:val="22"/>
          <w:szCs w:val="22"/>
          <w:lang w:val="en-US" w:eastAsia="zh-CN" w:bidi="hi-IN"/>
        </w:rPr>
      </w:pPr>
      <w:r>
        <w:rPr>
          <w:b/>
          <w:i/>
          <w:iCs/>
          <w:kern w:val="2"/>
          <w:sz w:val="22"/>
          <w:szCs w:val="22"/>
          <w:lang w:val="en-US" w:eastAsia="zh-CN" w:bidi="hi-IN"/>
        </w:rPr>
      </w:r>
    </w:p>
    <w:p>
      <w:pPr>
        <w:pStyle w:val="Normal"/>
        <w:widowControl w:val="false"/>
        <w:suppressAutoHyphens w:val="true"/>
        <w:ind w:left="0" w:right="0" w:firstLine="58"/>
        <w:jc w:val="both"/>
        <w:textAlignment w:val="baseline"/>
        <w:rPr>
          <w:b/>
          <w:b/>
          <w:i/>
          <w:i/>
          <w:iCs/>
          <w:kern w:val="2"/>
          <w:sz w:val="22"/>
          <w:szCs w:val="22"/>
          <w:lang w:val="en-US" w:eastAsia="zh-CN" w:bidi="hi-IN"/>
        </w:rPr>
      </w:pPr>
      <w:r>
        <w:rPr>
          <w:b/>
          <w:i/>
          <w:iCs/>
          <w:kern w:val="2"/>
          <w:sz w:val="22"/>
          <w:szCs w:val="22"/>
          <w:lang w:val="en-US" w:eastAsia="zh-CN" w:bidi="hi-IN"/>
        </w:rPr>
      </w:r>
    </w:p>
    <w:p>
      <w:pPr>
        <w:pStyle w:val="Normal"/>
        <w:widowControl w:val="false"/>
        <w:suppressAutoHyphens w:val="true"/>
        <w:ind w:left="0" w:right="0" w:firstLine="58"/>
        <w:jc w:val="both"/>
        <w:textAlignment w:val="baseline"/>
        <w:rPr>
          <w:b/>
          <w:b/>
          <w:i/>
          <w:i/>
          <w:iCs/>
          <w:kern w:val="2"/>
          <w:sz w:val="22"/>
          <w:szCs w:val="22"/>
          <w:lang w:val="en-US" w:eastAsia="zh-CN" w:bidi="hi-IN"/>
        </w:rPr>
      </w:pPr>
      <w:r>
        <w:rPr>
          <w:b/>
          <w:i/>
          <w:iCs/>
          <w:kern w:val="2"/>
          <w:sz w:val="22"/>
          <w:szCs w:val="22"/>
          <w:lang w:val="en-US" w:eastAsia="zh-CN" w:bidi="hi-IN"/>
        </w:rPr>
      </w:r>
    </w:p>
    <w:p>
      <w:pPr>
        <w:pStyle w:val="Normal"/>
        <w:widowControl w:val="false"/>
        <w:suppressAutoHyphens w:val="true"/>
        <w:ind w:left="0" w:right="0" w:firstLine="58"/>
        <w:jc w:val="both"/>
        <w:textAlignment w:val="baseline"/>
        <w:rPr>
          <w:b/>
          <w:b/>
          <w:i/>
          <w:i/>
          <w:iCs/>
          <w:kern w:val="2"/>
          <w:sz w:val="22"/>
          <w:szCs w:val="22"/>
          <w:lang w:val="en-US" w:eastAsia="zh-CN" w:bidi="hi-IN"/>
        </w:rPr>
      </w:pPr>
      <w:r>
        <w:rPr>
          <w:b/>
          <w:i/>
          <w:iCs/>
          <w:kern w:val="2"/>
          <w:sz w:val="22"/>
          <w:szCs w:val="22"/>
          <w:lang w:val="en-US" w:eastAsia="zh-CN" w:bidi="hi-IN"/>
        </w:rPr>
      </w:r>
    </w:p>
    <w:p>
      <w:pPr>
        <w:pStyle w:val="Normal"/>
        <w:widowControl w:val="false"/>
        <w:suppressAutoHyphens w:val="true"/>
        <w:ind w:left="0" w:right="0" w:firstLine="58"/>
        <w:jc w:val="both"/>
        <w:textAlignment w:val="baseline"/>
        <w:rPr>
          <w:b/>
          <w:b/>
          <w:i/>
          <w:i/>
          <w:iCs/>
          <w:kern w:val="2"/>
          <w:sz w:val="22"/>
          <w:szCs w:val="22"/>
          <w:lang w:val="en-US" w:eastAsia="zh-CN" w:bidi="hi-IN"/>
        </w:rPr>
      </w:pPr>
      <w:r>
        <w:rPr>
          <w:b/>
          <w:i/>
          <w:iCs/>
          <w:kern w:val="2"/>
          <w:sz w:val="22"/>
          <w:szCs w:val="22"/>
          <w:lang w:val="en-US" w:eastAsia="zh-CN" w:bidi="hi-IN"/>
        </w:rPr>
      </w:r>
    </w:p>
    <w:p>
      <w:pPr>
        <w:pStyle w:val="Normal"/>
        <w:widowControl w:val="false"/>
        <w:suppressAutoHyphens w:val="true"/>
        <w:ind w:left="0" w:right="0" w:firstLine="58"/>
        <w:jc w:val="both"/>
        <w:textAlignment w:val="baseline"/>
        <w:rPr>
          <w:b/>
          <w:b/>
          <w:i/>
          <w:i/>
          <w:iCs/>
          <w:kern w:val="2"/>
          <w:sz w:val="22"/>
          <w:szCs w:val="22"/>
          <w:lang w:val="en-US" w:eastAsia="zh-CN" w:bidi="hi-IN"/>
        </w:rPr>
      </w:pPr>
      <w:r>
        <w:rPr>
          <w:b/>
          <w:i/>
          <w:iCs/>
          <w:kern w:val="2"/>
          <w:sz w:val="22"/>
          <w:szCs w:val="22"/>
          <w:lang w:val="en-US" w:eastAsia="zh-CN" w:bidi="hi-IN"/>
        </w:rPr>
      </w:r>
    </w:p>
    <w:p>
      <w:pPr>
        <w:pStyle w:val="Normal"/>
        <w:widowControl w:val="false"/>
        <w:suppressAutoHyphens w:val="true"/>
        <w:ind w:left="0" w:right="0" w:firstLine="58"/>
        <w:jc w:val="both"/>
        <w:textAlignment w:val="baseline"/>
        <w:rPr>
          <w:b/>
          <w:b/>
          <w:i/>
          <w:i/>
          <w:iCs/>
          <w:kern w:val="2"/>
          <w:sz w:val="22"/>
          <w:szCs w:val="22"/>
          <w:lang w:val="en-US" w:eastAsia="zh-CN" w:bidi="hi-IN"/>
        </w:rPr>
      </w:pPr>
      <w:r>
        <w:rPr>
          <w:b/>
          <w:i/>
          <w:iCs/>
          <w:kern w:val="2"/>
          <w:sz w:val="22"/>
          <w:szCs w:val="22"/>
          <w:lang w:val="en-US" w:eastAsia="zh-CN" w:bidi="hi-IN"/>
        </w:rPr>
      </w:r>
    </w:p>
    <w:p>
      <w:pPr>
        <w:pStyle w:val="Normal"/>
        <w:widowControl w:val="false"/>
        <w:suppressAutoHyphens w:val="true"/>
        <w:ind w:left="0" w:right="0" w:firstLine="58"/>
        <w:jc w:val="both"/>
        <w:textAlignment w:val="baseline"/>
        <w:rPr>
          <w:b/>
          <w:b/>
          <w:i/>
          <w:i/>
          <w:iCs/>
          <w:kern w:val="2"/>
          <w:sz w:val="22"/>
          <w:szCs w:val="22"/>
          <w:lang w:val="en-US" w:eastAsia="zh-CN" w:bidi="hi-IN"/>
        </w:rPr>
      </w:pPr>
      <w:r>
        <w:rPr>
          <w:b/>
          <w:i/>
          <w:iCs/>
          <w:kern w:val="2"/>
          <w:sz w:val="22"/>
          <w:szCs w:val="22"/>
          <w:lang w:val="en-US" w:eastAsia="zh-CN" w:bidi="hi-IN"/>
        </w:rPr>
      </w:r>
    </w:p>
    <w:p>
      <w:pPr>
        <w:pStyle w:val="Normal"/>
        <w:widowControl w:val="false"/>
        <w:suppressAutoHyphens w:val="true"/>
        <w:ind w:left="0" w:right="0" w:firstLine="58"/>
        <w:jc w:val="both"/>
        <w:textAlignment w:val="baseline"/>
        <w:rPr>
          <w:b/>
          <w:b/>
          <w:i/>
          <w:i/>
          <w:iCs/>
          <w:kern w:val="2"/>
          <w:sz w:val="22"/>
          <w:szCs w:val="22"/>
          <w:lang w:val="en-US" w:eastAsia="zh-CN" w:bidi="hi-IN"/>
        </w:rPr>
      </w:pPr>
      <w:r>
        <w:rPr>
          <w:b/>
          <w:i/>
          <w:iCs/>
          <w:kern w:val="2"/>
          <w:sz w:val="22"/>
          <w:szCs w:val="22"/>
          <w:lang w:val="en-US" w:eastAsia="zh-CN" w:bidi="hi-IN"/>
        </w:rPr>
      </w:r>
    </w:p>
    <w:p>
      <w:pPr>
        <w:pStyle w:val="Normal"/>
        <w:widowControl w:val="false"/>
        <w:suppressAutoHyphens w:val="true"/>
        <w:ind w:left="0" w:right="0" w:firstLine="58"/>
        <w:jc w:val="both"/>
        <w:textAlignment w:val="baseline"/>
        <w:rPr>
          <w:b/>
          <w:b/>
          <w:i/>
          <w:i/>
          <w:iCs/>
          <w:kern w:val="2"/>
          <w:sz w:val="22"/>
          <w:szCs w:val="22"/>
          <w:lang w:val="en-US" w:eastAsia="zh-CN" w:bidi="hi-IN"/>
        </w:rPr>
      </w:pPr>
      <w:r>
        <w:rPr>
          <w:b/>
          <w:i/>
          <w:iCs/>
          <w:kern w:val="2"/>
          <w:sz w:val="22"/>
          <w:szCs w:val="22"/>
          <w:lang w:val="en-US" w:eastAsia="zh-CN" w:bidi="hi-IN"/>
        </w:rPr>
      </w:r>
    </w:p>
    <w:p>
      <w:pPr>
        <w:pStyle w:val="Normal"/>
        <w:widowControl w:val="false"/>
        <w:suppressAutoHyphens w:val="true"/>
        <w:ind w:left="0" w:right="0" w:firstLine="58"/>
        <w:jc w:val="both"/>
        <w:textAlignment w:val="baseline"/>
        <w:rPr>
          <w:b/>
          <w:b/>
          <w:i/>
          <w:i/>
          <w:iCs/>
          <w:kern w:val="2"/>
          <w:sz w:val="22"/>
          <w:szCs w:val="22"/>
          <w:lang w:val="en-US" w:eastAsia="zh-CN" w:bidi="hi-IN"/>
        </w:rPr>
      </w:pPr>
      <w:r>
        <w:rPr>
          <w:b/>
          <w:i/>
          <w:iCs/>
          <w:kern w:val="2"/>
          <w:sz w:val="22"/>
          <w:szCs w:val="22"/>
          <w:lang w:val="en-US" w:eastAsia="zh-CN" w:bidi="hi-IN"/>
        </w:rPr>
      </w:r>
    </w:p>
    <w:p>
      <w:pPr>
        <w:pStyle w:val="Normal"/>
        <w:widowControl w:val="false"/>
        <w:suppressAutoHyphens w:val="true"/>
        <w:ind w:left="0" w:right="0" w:firstLine="58"/>
        <w:jc w:val="both"/>
        <w:textAlignment w:val="baseline"/>
        <w:rPr>
          <w:b/>
          <w:b/>
          <w:i/>
          <w:i/>
          <w:iCs/>
          <w:kern w:val="2"/>
          <w:sz w:val="22"/>
          <w:szCs w:val="22"/>
          <w:lang w:val="en-US" w:eastAsia="zh-CN" w:bidi="hi-IN"/>
        </w:rPr>
      </w:pPr>
      <w:r>
        <w:rPr>
          <w:b/>
          <w:i/>
          <w:iCs/>
          <w:kern w:val="2"/>
          <w:sz w:val="22"/>
          <w:szCs w:val="22"/>
          <w:lang w:val="en-US" w:eastAsia="zh-CN" w:bidi="hi-IN"/>
        </w:rPr>
      </w:r>
    </w:p>
    <w:p>
      <w:pPr>
        <w:pStyle w:val="Normal"/>
        <w:widowControl w:val="false"/>
        <w:suppressAutoHyphens w:val="true"/>
        <w:ind w:left="0" w:right="0" w:firstLine="58"/>
        <w:jc w:val="both"/>
        <w:textAlignment w:val="baseline"/>
        <w:rPr>
          <w:b/>
          <w:b/>
          <w:i/>
          <w:i/>
          <w:iCs/>
          <w:kern w:val="2"/>
          <w:sz w:val="22"/>
          <w:szCs w:val="22"/>
          <w:lang w:val="en-US" w:eastAsia="zh-CN" w:bidi="hi-IN"/>
        </w:rPr>
      </w:pPr>
      <w:r>
        <w:rPr>
          <w:b/>
          <w:i/>
          <w:iCs/>
          <w:kern w:val="2"/>
          <w:sz w:val="22"/>
          <w:szCs w:val="22"/>
          <w:lang w:val="en-US" w:eastAsia="zh-CN" w:bidi="hi-IN"/>
        </w:rPr>
      </w:r>
    </w:p>
    <w:p>
      <w:pPr>
        <w:pStyle w:val="Normal"/>
        <w:widowControl w:val="false"/>
        <w:suppressAutoHyphens w:val="true"/>
        <w:ind w:left="0" w:right="0" w:firstLine="58"/>
        <w:jc w:val="both"/>
        <w:textAlignment w:val="baseline"/>
        <w:rPr>
          <w:b/>
          <w:b/>
          <w:i/>
          <w:i/>
          <w:iCs/>
          <w:kern w:val="2"/>
          <w:sz w:val="22"/>
          <w:szCs w:val="22"/>
          <w:lang w:val="en-US" w:eastAsia="zh-CN" w:bidi="hi-IN"/>
        </w:rPr>
      </w:pPr>
      <w:r>
        <w:rPr>
          <w:b/>
          <w:i/>
          <w:iCs/>
          <w:kern w:val="2"/>
          <w:sz w:val="22"/>
          <w:szCs w:val="22"/>
          <w:lang w:val="en-US" w:eastAsia="zh-CN" w:bidi="hi-IN"/>
        </w:rPr>
      </w:r>
    </w:p>
    <w:p>
      <w:pPr>
        <w:pStyle w:val="Normal"/>
        <w:widowControl w:val="false"/>
        <w:suppressAutoHyphens w:val="true"/>
        <w:ind w:left="0" w:right="0" w:firstLine="58"/>
        <w:jc w:val="both"/>
        <w:textAlignment w:val="baseline"/>
        <w:rPr>
          <w:b/>
          <w:b/>
          <w:i/>
          <w:i/>
          <w:iCs/>
          <w:kern w:val="2"/>
          <w:sz w:val="22"/>
          <w:szCs w:val="22"/>
          <w:lang w:val="en-US" w:eastAsia="zh-CN" w:bidi="hi-IN"/>
        </w:rPr>
      </w:pPr>
      <w:r>
        <w:rPr>
          <w:b/>
          <w:i/>
          <w:iCs/>
          <w:kern w:val="2"/>
          <w:sz w:val="22"/>
          <w:szCs w:val="22"/>
          <w:lang w:val="en-US" w:eastAsia="zh-CN" w:bidi="hi-IN"/>
        </w:rPr>
      </w:r>
    </w:p>
    <w:p>
      <w:pPr>
        <w:pStyle w:val="Normal"/>
        <w:widowControl w:val="false"/>
        <w:suppressAutoHyphens w:val="true"/>
        <w:ind w:left="0" w:right="0" w:firstLine="58"/>
        <w:jc w:val="both"/>
        <w:textAlignment w:val="baseline"/>
        <w:rPr>
          <w:b/>
          <w:b/>
          <w:i/>
          <w:i/>
          <w:iCs/>
          <w:kern w:val="2"/>
          <w:sz w:val="22"/>
          <w:szCs w:val="22"/>
          <w:lang w:val="en-US" w:eastAsia="zh-CN" w:bidi="hi-IN"/>
        </w:rPr>
      </w:pPr>
      <w:r>
        <w:rPr>
          <w:b/>
          <w:i/>
          <w:iCs/>
          <w:kern w:val="2"/>
          <w:sz w:val="22"/>
          <w:szCs w:val="22"/>
          <w:lang w:val="en-US" w:eastAsia="zh-CN" w:bidi="hi-IN"/>
        </w:rPr>
      </w:r>
    </w:p>
    <w:p>
      <w:pPr>
        <w:pStyle w:val="Normal"/>
        <w:widowControl w:val="false"/>
        <w:suppressAutoHyphens w:val="true"/>
        <w:ind w:left="0" w:right="0" w:firstLine="58"/>
        <w:jc w:val="both"/>
        <w:textAlignment w:val="baseline"/>
        <w:rPr>
          <w:b/>
          <w:b/>
          <w:i/>
          <w:i/>
          <w:iCs/>
          <w:kern w:val="2"/>
          <w:sz w:val="22"/>
          <w:szCs w:val="22"/>
          <w:lang w:val="en-US" w:eastAsia="zh-CN" w:bidi="hi-IN"/>
        </w:rPr>
      </w:pPr>
      <w:r>
        <w:rPr>
          <w:b/>
          <w:i/>
          <w:iCs/>
          <w:kern w:val="2"/>
          <w:sz w:val="22"/>
          <w:szCs w:val="22"/>
          <w:lang w:val="en-US" w:eastAsia="zh-CN" w:bidi="hi-IN"/>
        </w:rPr>
      </w:r>
    </w:p>
    <w:p>
      <w:pPr>
        <w:pStyle w:val="Normal"/>
        <w:widowControl w:val="false"/>
        <w:suppressAutoHyphens w:val="true"/>
        <w:ind w:left="0" w:right="0" w:firstLine="58"/>
        <w:jc w:val="both"/>
        <w:textAlignment w:val="baseline"/>
        <w:rPr>
          <w:b/>
          <w:b/>
          <w:i/>
          <w:i/>
          <w:iCs/>
          <w:kern w:val="2"/>
          <w:sz w:val="22"/>
          <w:szCs w:val="22"/>
          <w:lang w:val="en-US" w:eastAsia="zh-CN" w:bidi="hi-IN"/>
        </w:rPr>
      </w:pPr>
      <w:r>
        <w:rPr>
          <w:b/>
          <w:i/>
          <w:iCs/>
          <w:kern w:val="2"/>
          <w:sz w:val="22"/>
          <w:szCs w:val="22"/>
          <w:lang w:val="en-US" w:eastAsia="zh-CN" w:bidi="hi-IN"/>
        </w:rPr>
      </w:r>
    </w:p>
    <w:p>
      <w:pPr>
        <w:pStyle w:val="Normal"/>
        <w:widowControl w:val="false"/>
        <w:suppressAutoHyphens w:val="true"/>
        <w:ind w:left="0" w:right="0" w:firstLine="58"/>
        <w:jc w:val="both"/>
        <w:textAlignment w:val="baseline"/>
        <w:rPr>
          <w:b/>
          <w:b/>
          <w:i/>
          <w:i/>
          <w:iCs/>
          <w:kern w:val="2"/>
          <w:sz w:val="22"/>
          <w:szCs w:val="22"/>
          <w:lang w:val="en-US" w:eastAsia="zh-CN" w:bidi="hi-IN"/>
        </w:rPr>
      </w:pPr>
      <w:r>
        <w:rPr>
          <w:b/>
          <w:i/>
          <w:iCs/>
          <w:kern w:val="2"/>
          <w:sz w:val="22"/>
          <w:szCs w:val="22"/>
          <w:lang w:val="en-US" w:eastAsia="zh-CN" w:bidi="hi-IN"/>
        </w:rPr>
      </w:r>
    </w:p>
    <w:p>
      <w:pPr>
        <w:pStyle w:val="Normal"/>
        <w:widowControl w:val="false"/>
        <w:suppressAutoHyphens w:val="true"/>
        <w:ind w:left="0" w:right="0" w:firstLine="58"/>
        <w:jc w:val="both"/>
        <w:textAlignment w:val="baseline"/>
        <w:rPr>
          <w:b/>
          <w:b/>
          <w:i/>
          <w:i/>
          <w:iCs/>
          <w:kern w:val="2"/>
          <w:sz w:val="22"/>
          <w:szCs w:val="22"/>
          <w:lang w:val="en-US" w:eastAsia="zh-CN" w:bidi="hi-IN"/>
        </w:rPr>
      </w:pPr>
      <w:r>
        <w:rPr>
          <w:b/>
          <w:i/>
          <w:iCs/>
          <w:kern w:val="2"/>
          <w:sz w:val="22"/>
          <w:szCs w:val="22"/>
          <w:lang w:val="en-US" w:eastAsia="zh-CN" w:bidi="hi-IN"/>
        </w:rPr>
      </w:r>
    </w:p>
    <w:p>
      <w:pPr>
        <w:pStyle w:val="Normal"/>
        <w:widowControl w:val="false"/>
        <w:suppressAutoHyphens w:val="true"/>
        <w:ind w:left="0" w:right="0" w:firstLine="58"/>
        <w:jc w:val="both"/>
        <w:textAlignment w:val="baseline"/>
        <w:rPr>
          <w:b/>
          <w:b/>
          <w:i/>
          <w:i/>
          <w:iCs/>
          <w:kern w:val="2"/>
          <w:sz w:val="22"/>
          <w:szCs w:val="22"/>
          <w:lang w:val="en-US" w:eastAsia="zh-CN" w:bidi="hi-IN"/>
        </w:rPr>
      </w:pPr>
      <w:r>
        <w:rPr>
          <w:b/>
          <w:i/>
          <w:iCs/>
          <w:kern w:val="2"/>
          <w:sz w:val="22"/>
          <w:szCs w:val="22"/>
          <w:lang w:val="en-US" w:eastAsia="zh-CN" w:bidi="hi-IN"/>
        </w:rPr>
      </w:r>
    </w:p>
    <w:p>
      <w:pPr>
        <w:pStyle w:val="Normal"/>
        <w:widowControl w:val="false"/>
        <w:suppressAutoHyphens w:val="true"/>
        <w:ind w:left="0" w:right="0" w:hanging="0"/>
        <w:jc w:val="both"/>
        <w:textAlignment w:val="baseline"/>
        <w:rPr>
          <w:b/>
          <w:b/>
          <w:sz w:val="22"/>
          <w:szCs w:val="22"/>
        </w:rPr>
      </w:pPr>
      <w:r>
        <w:rPr>
          <w:b/>
          <w:sz w:val="22"/>
          <w:szCs w:val="22"/>
        </w:rPr>
      </w:r>
    </w:p>
    <w:p>
      <w:pPr>
        <w:pStyle w:val="Normal"/>
        <w:jc w:val="center"/>
        <w:rPr>
          <w:b/>
          <w:b/>
          <w:sz w:val="22"/>
          <w:szCs w:val="22"/>
        </w:rPr>
      </w:pPr>
      <w:r>
        <w:rPr>
          <w:b/>
          <w:sz w:val="22"/>
          <w:szCs w:val="22"/>
        </w:rPr>
      </w:r>
    </w:p>
    <w:sdt>
      <w:sdtPr>
        <w:docPartObj>
          <w:docPartGallery w:val="Table of Contents"/>
          <w:docPartUnique w:val="true"/>
        </w:docPartObj>
      </w:sdtPr>
      <w:sdtContent>
        <w:p>
          <w:pPr>
            <w:pStyle w:val="ContentsHeading"/>
            <w:suppressLineNumbers/>
            <w:ind w:left="0" w:right="0" w:hanging="0"/>
            <w:rPr>
              <w:b/>
              <w:b/>
              <w:bCs/>
              <w:sz w:val="32"/>
              <w:szCs w:val="32"/>
            </w:rPr>
          </w:pPr>
          <w:r>
            <w:rPr>
              <w:b/>
              <w:bCs/>
              <w:sz w:val="32"/>
              <w:szCs w:val="32"/>
            </w:rPr>
            <w:t>Chapter index</w:t>
          </w:r>
        </w:p>
        <w:p>
          <w:pPr>
            <w:pStyle w:val="Contents1"/>
            <w:tabs>
              <w:tab w:val="clear" w:pos="708"/>
              <w:tab w:val="right" w:pos="9637" w:leader="dot"/>
            </w:tabs>
            <w:rPr/>
          </w:pPr>
          <w:r>
            <w:fldChar w:fldCharType="begin"/>
          </w:r>
          <w:r>
            <w:rPr>
              <w:rStyle w:val="IndexLink"/>
            </w:rPr>
            <w:instrText> TOC \o "1-3" \h</w:instrText>
          </w:r>
          <w:r>
            <w:rPr>
              <w:rStyle w:val="IndexLink"/>
            </w:rPr>
            <w:fldChar w:fldCharType="separate"/>
          </w:r>
          <w:hyperlink w:anchor="__RefHeading___Toc2762_1094799731">
            <w:r>
              <w:rPr>
                <w:rStyle w:val="IndexLink"/>
              </w:rPr>
              <w:t>1 Introduction</w:t>
              <w:tab/>
              <w:t>5</w:t>
            </w:r>
          </w:hyperlink>
        </w:p>
        <w:p>
          <w:pPr>
            <w:pStyle w:val="Contents2"/>
            <w:tabs>
              <w:tab w:val="clear" w:pos="878"/>
              <w:tab w:val="clear" w:pos="9628"/>
              <w:tab w:val="right" w:pos="9637" w:leader="dot"/>
            </w:tabs>
            <w:rPr/>
          </w:pPr>
          <w:hyperlink w:anchor="__RefHeading__420_15783587832">
            <w:r>
              <w:rPr>
                <w:rStyle w:val="IndexLink"/>
              </w:rPr>
              <w:t>1.2 Background and motivation</w:t>
              <w:tab/>
              <w:t>5</w:t>
            </w:r>
          </w:hyperlink>
        </w:p>
        <w:p>
          <w:pPr>
            <w:pStyle w:val="Contents1"/>
            <w:tabs>
              <w:tab w:val="clear" w:pos="708"/>
              <w:tab w:val="right" w:pos="9637" w:leader="dot"/>
            </w:tabs>
            <w:rPr/>
          </w:pPr>
          <w:hyperlink w:anchor="__RefHeading___Toc2766_1094799731">
            <w:r>
              <w:rPr>
                <w:rStyle w:val="IndexLink"/>
              </w:rPr>
              <w:t>2 Hardware</w:t>
              <w:tab/>
              <w:t>6</w:t>
            </w:r>
          </w:hyperlink>
        </w:p>
        <w:p>
          <w:pPr>
            <w:pStyle w:val="Contents2"/>
            <w:tabs>
              <w:tab w:val="clear" w:pos="878"/>
              <w:tab w:val="clear" w:pos="9628"/>
              <w:tab w:val="right" w:pos="9637" w:leader="dot"/>
            </w:tabs>
            <w:rPr/>
          </w:pPr>
          <w:hyperlink w:anchor="__RefHeading__420_1578358783">
            <w:r>
              <w:rPr>
                <w:rStyle w:val="IndexLink"/>
              </w:rPr>
              <w:t>2.1 Holybro X500 V2 Development Kit</w:t>
              <w:tab/>
              <w:t>6</w:t>
            </w:r>
          </w:hyperlink>
        </w:p>
        <w:p>
          <w:pPr>
            <w:pStyle w:val="Contents2"/>
            <w:tabs>
              <w:tab w:val="clear" w:pos="878"/>
              <w:tab w:val="clear" w:pos="9628"/>
              <w:tab w:val="right" w:pos="9637" w:leader="dot"/>
            </w:tabs>
            <w:rPr/>
          </w:pPr>
          <w:hyperlink w:anchor="__RefHeading___Toc4834_1235905857">
            <w:r>
              <w:rPr>
                <w:rStyle w:val="IndexLink"/>
              </w:rPr>
              <w:t>2.2 5000 mAh Li-Po batteries</w:t>
              <w:tab/>
              <w:t>6</w:t>
            </w:r>
          </w:hyperlink>
        </w:p>
        <w:p>
          <w:pPr>
            <w:pStyle w:val="Contents2"/>
            <w:tabs>
              <w:tab w:val="clear" w:pos="878"/>
              <w:tab w:val="clear" w:pos="9628"/>
              <w:tab w:val="right" w:pos="9637" w:leader="dot"/>
            </w:tabs>
            <w:rPr/>
          </w:pPr>
          <w:hyperlink w:anchor="__RefHeading___Toc5343_3516684052">
            <w:r>
              <w:rPr>
                <w:rStyle w:val="IndexLink"/>
              </w:rPr>
              <w:t>2.3 ROCK 4 C+ (Companion)</w:t>
              <w:tab/>
              <w:t>6</w:t>
            </w:r>
          </w:hyperlink>
        </w:p>
        <w:p>
          <w:pPr>
            <w:pStyle w:val="Contents2"/>
            <w:tabs>
              <w:tab w:val="clear" w:pos="878"/>
              <w:tab w:val="clear" w:pos="9628"/>
              <w:tab w:val="right" w:pos="9637" w:leader="dot"/>
            </w:tabs>
            <w:rPr/>
          </w:pPr>
          <w:hyperlink w:anchor="__RefHeading___Toc4871_1235905857">
            <w:r>
              <w:rPr>
                <w:rStyle w:val="IndexLink"/>
              </w:rPr>
              <w:t>2.4 Commander computer</w:t>
              <w:tab/>
              <w:t>7</w:t>
            </w:r>
          </w:hyperlink>
        </w:p>
        <w:p>
          <w:pPr>
            <w:pStyle w:val="Contents2"/>
            <w:tabs>
              <w:tab w:val="clear" w:pos="878"/>
              <w:tab w:val="clear" w:pos="9628"/>
              <w:tab w:val="right" w:pos="9637" w:leader="dot"/>
            </w:tabs>
            <w:rPr/>
          </w:pPr>
          <w:hyperlink w:anchor="__RefHeading___Toc4891_1235905857">
            <w:r>
              <w:rPr>
                <w:rStyle w:val="IndexLink"/>
              </w:rPr>
              <w:t>2.5 OptiTrack</w:t>
              <w:tab/>
              <w:t>7</w:t>
            </w:r>
          </w:hyperlink>
        </w:p>
        <w:p>
          <w:pPr>
            <w:pStyle w:val="Contents1"/>
            <w:tabs>
              <w:tab w:val="clear" w:pos="708"/>
              <w:tab w:val="right" w:pos="9637" w:leader="dot"/>
            </w:tabs>
            <w:rPr/>
          </w:pPr>
          <w:hyperlink w:anchor="__RefHeading___Toc5345_3516684052">
            <w:r>
              <w:rPr>
                <w:rStyle w:val="IndexLink"/>
              </w:rPr>
              <w:t>3 Software</w:t>
              <w:tab/>
              <w:t>8</w:t>
            </w:r>
          </w:hyperlink>
        </w:p>
        <w:p>
          <w:pPr>
            <w:pStyle w:val="Contents2"/>
            <w:tabs>
              <w:tab w:val="clear" w:pos="878"/>
              <w:tab w:val="clear" w:pos="9628"/>
              <w:tab w:val="right" w:pos="9637" w:leader="dot"/>
            </w:tabs>
            <w:rPr/>
          </w:pPr>
          <w:hyperlink w:anchor="__RefHeading___Toc4914_1235905857">
            <w:r>
              <w:rPr>
                <w:rStyle w:val="IndexLink"/>
              </w:rPr>
              <w:t>3.1 System</w:t>
              <w:tab/>
              <w:t>8</w:t>
            </w:r>
          </w:hyperlink>
        </w:p>
        <w:p>
          <w:pPr>
            <w:pStyle w:val="Contents3"/>
            <w:tabs>
              <w:tab w:val="clear" w:pos="708"/>
              <w:tab w:val="right" w:pos="9637" w:leader="dot"/>
            </w:tabs>
            <w:rPr/>
          </w:pPr>
          <w:hyperlink w:anchor="__RefHeading__426_1578358783">
            <w:r>
              <w:rPr>
                <w:rStyle w:val="IndexLink"/>
              </w:rPr>
              <w:t>3.1.1 Ubuntu 22</w:t>
              <w:tab/>
              <w:t>8</w:t>
            </w:r>
          </w:hyperlink>
        </w:p>
        <w:p>
          <w:pPr>
            <w:pStyle w:val="Contents3"/>
            <w:tabs>
              <w:tab w:val="clear" w:pos="708"/>
              <w:tab w:val="right" w:pos="9637" w:leader="dot"/>
            </w:tabs>
            <w:rPr/>
          </w:pPr>
          <w:hyperlink w:anchor="__RefHeading___Toc5347_3516684052">
            <w:r>
              <w:rPr>
                <w:rStyle w:val="IndexLink"/>
              </w:rPr>
              <w:t>3.1.2 Docker</w:t>
              <w:tab/>
              <w:t>8</w:t>
            </w:r>
          </w:hyperlink>
        </w:p>
        <w:p>
          <w:pPr>
            <w:pStyle w:val="Contents3"/>
            <w:tabs>
              <w:tab w:val="clear" w:pos="708"/>
              <w:tab w:val="right" w:pos="9637" w:leader="dot"/>
            </w:tabs>
            <w:rPr/>
          </w:pPr>
          <w:hyperlink w:anchor="__RefHeading___Toc4935_1235905857">
            <w:r>
              <w:rPr>
                <w:rStyle w:val="IndexLink"/>
              </w:rPr>
              <w:t>3.1.3 ROS2 Humble</w:t>
              <w:tab/>
              <w:t>9</w:t>
            </w:r>
          </w:hyperlink>
        </w:p>
        <w:p>
          <w:pPr>
            <w:pStyle w:val="Contents3"/>
            <w:tabs>
              <w:tab w:val="clear" w:pos="708"/>
              <w:tab w:val="right" w:pos="9637" w:leader="dot"/>
            </w:tabs>
            <w:rPr/>
          </w:pPr>
          <w:hyperlink w:anchor="__RefHeading___Toc5043_1235905857">
            <w:r>
              <w:rPr>
                <w:rStyle w:val="IndexLink"/>
              </w:rPr>
              <w:t>3.1.4 Python 3.10.12</w:t>
              <w:tab/>
              <w:t>10</w:t>
            </w:r>
          </w:hyperlink>
        </w:p>
        <w:p>
          <w:pPr>
            <w:pStyle w:val="Contents3"/>
            <w:tabs>
              <w:tab w:val="clear" w:pos="708"/>
              <w:tab w:val="right" w:pos="9637" w:leader="dot"/>
            </w:tabs>
            <w:rPr/>
          </w:pPr>
          <w:hyperlink w:anchor="__RefHeading___Toc7546_1235905857">
            <w:r>
              <w:rPr>
                <w:rStyle w:val="IndexLink"/>
              </w:rPr>
              <w:t>3.1.5 PX4</w:t>
              <w:tab/>
              <w:t>10</w:t>
            </w:r>
          </w:hyperlink>
        </w:p>
        <w:p>
          <w:pPr>
            <w:pStyle w:val="Contents2"/>
            <w:tabs>
              <w:tab w:val="clear" w:pos="878"/>
              <w:tab w:val="clear" w:pos="9628"/>
              <w:tab w:val="right" w:pos="9637" w:leader="dot"/>
            </w:tabs>
            <w:rPr/>
          </w:pPr>
          <w:hyperlink w:anchor="__RefHeading___Toc6744_1235905857">
            <w:r>
              <w:rPr>
                <w:rStyle w:val="IndexLink"/>
              </w:rPr>
              <w:t>3.2 Companion</w:t>
              <w:tab/>
              <w:t>11</w:t>
            </w:r>
          </w:hyperlink>
        </w:p>
        <w:p>
          <w:pPr>
            <w:pStyle w:val="Contents2"/>
            <w:tabs>
              <w:tab w:val="clear" w:pos="878"/>
              <w:tab w:val="clear" w:pos="9628"/>
              <w:tab w:val="right" w:pos="9637" w:leader="dot"/>
            </w:tabs>
            <w:rPr/>
          </w:pPr>
          <w:hyperlink w:anchor="__RefHeading___Toc6803_1235905857">
            <w:r>
              <w:rPr>
                <w:rStyle w:val="IndexLink"/>
              </w:rPr>
              <w:t>3.3 Commander</w:t>
              <w:tab/>
              <w:t>12</w:t>
            </w:r>
          </w:hyperlink>
        </w:p>
        <w:p>
          <w:pPr>
            <w:pStyle w:val="Contents3"/>
            <w:tabs>
              <w:tab w:val="clear" w:pos="708"/>
              <w:tab w:val="right" w:pos="9637" w:leader="dot"/>
            </w:tabs>
            <w:rPr/>
          </w:pPr>
          <w:hyperlink w:anchor="__RefHeading___Toc6866_1235905857">
            <w:r>
              <w:rPr>
                <w:rStyle w:val="IndexLink"/>
              </w:rPr>
              <w:t>3.3.1 px4-py.py</w:t>
              <w:tab/>
              <w:t>12</w:t>
            </w:r>
          </w:hyperlink>
        </w:p>
        <w:p>
          <w:pPr>
            <w:pStyle w:val="Contents3"/>
            <w:tabs>
              <w:tab w:val="clear" w:pos="708"/>
              <w:tab w:val="right" w:pos="9637" w:leader="dot"/>
            </w:tabs>
            <w:rPr/>
          </w:pPr>
          <w:hyperlink w:anchor="__RefHeading___Toc6868_1235905857">
            <w:r>
              <w:rPr>
                <w:rStyle w:val="IndexLink"/>
              </w:rPr>
              <w:t>3.3.2 gui.py</w:t>
              <w:tab/>
              <w:t>13</w:t>
            </w:r>
          </w:hyperlink>
        </w:p>
        <w:p>
          <w:pPr>
            <w:pStyle w:val="Contents2"/>
            <w:tabs>
              <w:tab w:val="clear" w:pos="878"/>
              <w:tab w:val="clear" w:pos="9628"/>
              <w:tab w:val="right" w:pos="9637" w:leader="dot"/>
            </w:tabs>
            <w:rPr/>
          </w:pPr>
          <w:hyperlink w:anchor="__RefHeading___Toc6825_1235905857">
            <w:r>
              <w:rPr>
                <w:rStyle w:val="IndexLink"/>
              </w:rPr>
              <w:t>3.4 Tracking</w:t>
              <w:tab/>
              <w:t>15</w:t>
            </w:r>
          </w:hyperlink>
        </w:p>
        <w:p>
          <w:pPr>
            <w:pStyle w:val="Contents3"/>
            <w:tabs>
              <w:tab w:val="clear" w:pos="708"/>
              <w:tab w:val="right" w:pos="9637" w:leader="dot"/>
            </w:tabs>
            <w:rPr/>
          </w:pPr>
          <w:hyperlink w:anchor="__RefHeading___Toc7019_1235905857">
            <w:r>
              <w:rPr>
                <w:rStyle w:val="IndexLink"/>
              </w:rPr>
              <w:t>3.4.1 Motive</w:t>
              <w:tab/>
              <w:t>16</w:t>
            </w:r>
          </w:hyperlink>
        </w:p>
        <w:p>
          <w:pPr>
            <w:pStyle w:val="Contents3"/>
            <w:tabs>
              <w:tab w:val="clear" w:pos="708"/>
              <w:tab w:val="right" w:pos="9637" w:leader="dot"/>
            </w:tabs>
            <w:rPr/>
          </w:pPr>
          <w:hyperlink w:anchor="__RefHeading___Toc7851_1235905857">
            <w:r>
              <w:rPr>
                <w:rStyle w:val="IndexLink"/>
              </w:rPr>
              <w:t>3.4.2 optitrack_interface</w:t>
              <w:tab/>
              <w:t>16</w:t>
            </w:r>
          </w:hyperlink>
        </w:p>
        <w:p>
          <w:pPr>
            <w:pStyle w:val="Contents3"/>
            <w:tabs>
              <w:tab w:val="clear" w:pos="708"/>
              <w:tab w:val="right" w:pos="9637" w:leader="dot"/>
            </w:tabs>
            <w:rPr/>
          </w:pPr>
          <w:hyperlink w:anchor="__RefHeading___Toc7929_1235905857">
            <w:r>
              <w:rPr>
                <w:rStyle w:val="IndexLink"/>
              </w:rPr>
              <w:t>3.4.3 opti-to-px4.py</w:t>
              <w:tab/>
              <w:t>16</w:t>
            </w:r>
          </w:hyperlink>
        </w:p>
        <w:p>
          <w:pPr>
            <w:pStyle w:val="Contents2"/>
            <w:tabs>
              <w:tab w:val="clear" w:pos="878"/>
              <w:tab w:val="clear" w:pos="9628"/>
              <w:tab w:val="right" w:pos="9637" w:leader="dot"/>
            </w:tabs>
            <w:rPr/>
          </w:pPr>
          <w:hyperlink w:anchor="__RefHeading___Toc3253_2638054110">
            <w:r>
              <w:rPr>
                <w:rStyle w:val="IndexLink"/>
              </w:rPr>
              <w:t>3.5 Extra</w:t>
              <w:tab/>
              <w:t>17</w:t>
            </w:r>
          </w:hyperlink>
        </w:p>
        <w:p>
          <w:pPr>
            <w:pStyle w:val="Contents3"/>
            <w:tabs>
              <w:tab w:val="clear" w:pos="708"/>
              <w:tab w:val="right" w:pos="9637" w:leader="dot"/>
            </w:tabs>
            <w:rPr/>
          </w:pPr>
          <w:hyperlink w:anchor="__RefHeading___Toc7019_12359058571">
            <w:r>
              <w:rPr>
                <w:rStyle w:val="IndexLink"/>
              </w:rPr>
              <w:t>3.5.1 QGroundControl</w:t>
              <w:tab/>
              <w:t>18</w:t>
            </w:r>
          </w:hyperlink>
        </w:p>
        <w:p>
          <w:pPr>
            <w:pStyle w:val="Contents3"/>
            <w:tabs>
              <w:tab w:val="clear" w:pos="708"/>
              <w:tab w:val="right" w:pos="9637" w:leader="dot"/>
            </w:tabs>
            <w:rPr/>
          </w:pPr>
          <w:hyperlink w:anchor="__RefHeading___Toc3407_2638054110">
            <w:r>
              <w:rPr>
                <w:rStyle w:val="IndexLink"/>
              </w:rPr>
              <w:t>3.5.2 PlotJuggler</w:t>
              <w:tab/>
              <w:t>18</w:t>
            </w:r>
          </w:hyperlink>
        </w:p>
        <w:p>
          <w:pPr>
            <w:pStyle w:val="Contents1"/>
            <w:tabs>
              <w:tab w:val="clear" w:pos="708"/>
              <w:tab w:val="right" w:pos="9637" w:leader="dot"/>
            </w:tabs>
            <w:rPr/>
          </w:pPr>
          <w:hyperlink w:anchor="__RefHeading___Toc7116_1235905857">
            <w:r>
              <w:rPr>
                <w:rStyle w:val="IndexLink"/>
              </w:rPr>
              <w:t>4 Simulation</w:t>
              <w:tab/>
              <w:t>19</w:t>
            </w:r>
          </w:hyperlink>
        </w:p>
        <w:p>
          <w:pPr>
            <w:pStyle w:val="Contents2"/>
            <w:tabs>
              <w:tab w:val="clear" w:pos="878"/>
              <w:tab w:val="clear" w:pos="9628"/>
              <w:tab w:val="right" w:pos="9637" w:leader="dot"/>
            </w:tabs>
            <w:rPr/>
          </w:pPr>
          <w:hyperlink w:anchor="__RefHeading___Toc7118_1235905857">
            <w:r>
              <w:rPr>
                <w:rStyle w:val="IndexLink"/>
              </w:rPr>
              <w:t>4.1 Gazebo</w:t>
              <w:tab/>
              <w:t>19</w:t>
            </w:r>
          </w:hyperlink>
        </w:p>
        <w:p>
          <w:pPr>
            <w:pStyle w:val="Contents2"/>
            <w:tabs>
              <w:tab w:val="clear" w:pos="878"/>
              <w:tab w:val="clear" w:pos="9628"/>
              <w:tab w:val="right" w:pos="9637" w:leader="dot"/>
            </w:tabs>
            <w:rPr/>
          </w:pPr>
          <w:hyperlink w:anchor="__RefHeading___Toc7214_1235905857">
            <w:r>
              <w:rPr>
                <w:rStyle w:val="IndexLink"/>
                <w:i w:val="false"/>
              </w:rPr>
              <w:t>4</w:t>
            </w:r>
            <w:r>
              <w:rPr>
                <w:rStyle w:val="IndexLink"/>
                <w:i w:val="false"/>
              </w:rPr>
              <w:t>.</w:t>
            </w:r>
            <w:r>
              <w:rPr>
                <w:rStyle w:val="IndexLink"/>
                <w:i w:val="false"/>
              </w:rPr>
              <w:t>2</w:t>
            </w:r>
            <w:r>
              <w:rPr>
                <w:rStyle w:val="IndexLink"/>
                <w:i w:val="false"/>
              </w:rPr>
              <w:t xml:space="preserve"> </w:t>
            </w:r>
            <w:r>
              <w:rPr>
                <w:rStyle w:val="IndexLink"/>
                <w:i w:val="false"/>
              </w:rPr>
              <w:t>RVIZ</w:t>
            </w:r>
            <w:r>
              <w:rPr>
                <w:rStyle w:val="IndexLink"/>
              </w:rPr>
              <w:tab/>
              <w:t>20</w:t>
            </w:r>
          </w:hyperlink>
        </w:p>
        <w:p>
          <w:pPr>
            <w:pStyle w:val="Contents1"/>
            <w:tabs>
              <w:tab w:val="clear" w:pos="708"/>
              <w:tab w:val="right" w:pos="9637" w:leader="dot"/>
            </w:tabs>
            <w:rPr/>
          </w:pPr>
          <w:hyperlink w:anchor="__RefHeading___Toc2609_2638054110">
            <w:r>
              <w:rPr>
                <w:rStyle w:val="IndexLink"/>
              </w:rPr>
              <w:t xml:space="preserve">5 </w:t>
            </w:r>
            <w:r>
              <w:rPr>
                <w:rStyle w:val="IndexLink"/>
                <w:i w:val="false"/>
              </w:rPr>
              <w:t>Flying</w:t>
            </w:r>
            <w:r>
              <w:rPr>
                <w:rStyle w:val="IndexLink"/>
              </w:rPr>
              <w:tab/>
              <w:t>21</w:t>
            </w:r>
          </w:hyperlink>
        </w:p>
        <w:p>
          <w:pPr>
            <w:pStyle w:val="Contents2"/>
            <w:tabs>
              <w:tab w:val="clear" w:pos="878"/>
              <w:tab w:val="clear" w:pos="9628"/>
              <w:tab w:val="right" w:pos="9637" w:leader="dot"/>
            </w:tabs>
            <w:rPr/>
          </w:pPr>
          <w:hyperlink w:anchor="__RefHeading___Toc2611_2638054110">
            <w:r>
              <w:rPr>
                <w:rStyle w:val="IndexLink"/>
              </w:rPr>
              <w:t xml:space="preserve">5.1 </w:t>
            </w:r>
            <w:r>
              <w:rPr>
                <w:rStyle w:val="IndexLink"/>
                <w:i w:val="false"/>
              </w:rPr>
              <w:t>Arming</w:t>
            </w:r>
            <w:r>
              <w:rPr>
                <w:rStyle w:val="IndexLink"/>
              </w:rPr>
              <w:tab/>
              <w:t>22</w:t>
            </w:r>
          </w:hyperlink>
        </w:p>
        <w:p>
          <w:pPr>
            <w:pStyle w:val="Contents2"/>
            <w:tabs>
              <w:tab w:val="clear" w:pos="878"/>
              <w:tab w:val="clear" w:pos="9628"/>
              <w:tab w:val="right" w:pos="9637" w:leader="dot"/>
            </w:tabs>
            <w:rPr/>
          </w:pPr>
          <w:hyperlink w:anchor="__RefHeading___Toc2703_2638054110">
            <w:r>
              <w:rPr>
                <w:rStyle w:val="IndexLink"/>
              </w:rPr>
              <w:t xml:space="preserve">5.2 </w:t>
            </w:r>
            <w:r>
              <w:rPr>
                <w:rStyle w:val="IndexLink"/>
                <w:i w:val="false"/>
              </w:rPr>
              <w:t>T</w:t>
            </w:r>
            <w:r>
              <w:rPr>
                <w:rStyle w:val="IndexLink"/>
                <w:i w:val="false"/>
              </w:rPr>
              <w:t>akeoff and routine</w:t>
            </w:r>
            <w:r>
              <w:rPr>
                <w:rStyle w:val="IndexLink"/>
              </w:rPr>
              <w:tab/>
              <w:t>22</w:t>
            </w:r>
          </w:hyperlink>
        </w:p>
        <w:p>
          <w:pPr>
            <w:pStyle w:val="Contents2"/>
            <w:tabs>
              <w:tab w:val="clear" w:pos="878"/>
              <w:tab w:val="clear" w:pos="9628"/>
              <w:tab w:val="right" w:pos="9637" w:leader="dot"/>
            </w:tabs>
            <w:rPr/>
          </w:pPr>
          <w:hyperlink w:anchor="__RefHeading___Toc3016_2638054110">
            <w:r>
              <w:rPr>
                <w:rStyle w:val="IndexLink"/>
              </w:rPr>
              <w:t xml:space="preserve">5.3 </w:t>
            </w:r>
            <w:r>
              <w:rPr>
                <w:rStyle w:val="IndexLink"/>
                <w:i w:val="false"/>
              </w:rPr>
              <w:t>Landing</w:t>
            </w:r>
            <w:r>
              <w:rPr>
                <w:rStyle w:val="IndexLink"/>
              </w:rPr>
              <w:tab/>
              <w:t>22</w:t>
            </w:r>
          </w:hyperlink>
        </w:p>
        <w:p>
          <w:pPr>
            <w:pStyle w:val="Contents1"/>
            <w:tabs>
              <w:tab w:val="clear" w:pos="708"/>
              <w:tab w:val="right" w:pos="9637" w:leader="dot"/>
            </w:tabs>
            <w:rPr/>
          </w:pPr>
          <w:hyperlink w:anchor="__RefHeading___Toc4127_1450522416">
            <w:r>
              <w:rPr>
                <w:rStyle w:val="IndexLink"/>
                <w:i w:val="false"/>
              </w:rPr>
              <w:t>6</w:t>
            </w:r>
            <w:r>
              <w:rPr>
                <w:rStyle w:val="IndexLink"/>
                <w:i w:val="false"/>
              </w:rPr>
              <w:t>.</w:t>
            </w:r>
            <w:r>
              <w:rPr>
                <w:rStyle w:val="IndexLink"/>
                <w:i w:val="false"/>
              </w:rPr>
              <w:t xml:space="preserve"> </w:t>
            </w:r>
            <w:r>
              <w:rPr>
                <w:rStyle w:val="IndexLink"/>
                <w:i w:val="false"/>
              </w:rPr>
              <w:t>Conclusions and Discussions</w:t>
            </w:r>
            <w:r>
              <w:rPr>
                <w:rStyle w:val="IndexLink"/>
              </w:rPr>
              <w:tab/>
              <w:t>22</w:t>
            </w:r>
          </w:hyperlink>
        </w:p>
        <w:p>
          <w:pPr>
            <w:pStyle w:val="Contents2"/>
            <w:tabs>
              <w:tab w:val="clear" w:pos="878"/>
              <w:tab w:val="clear" w:pos="9628"/>
              <w:tab w:val="right" w:pos="9637" w:leader="dot"/>
            </w:tabs>
            <w:rPr/>
          </w:pPr>
          <w:hyperlink w:anchor="__RefHeading___Toc3671_2638054110">
            <w:r>
              <w:rPr>
                <w:rStyle w:val="IndexLink"/>
              </w:rPr>
              <w:t xml:space="preserve">6.1 </w:t>
            </w:r>
            <w:r>
              <w:rPr>
                <w:rStyle w:val="IndexLink"/>
                <w:i w:val="false"/>
              </w:rPr>
              <w:t>Software choice</w:t>
            </w:r>
            <w:r>
              <w:rPr>
                <w:rStyle w:val="IndexLink"/>
              </w:rPr>
              <w:tab/>
              <w:t>22</w:t>
            </w:r>
          </w:hyperlink>
        </w:p>
        <w:p>
          <w:pPr>
            <w:pStyle w:val="Contents2"/>
            <w:tabs>
              <w:tab w:val="clear" w:pos="878"/>
              <w:tab w:val="clear" w:pos="9628"/>
              <w:tab w:val="right" w:pos="9637" w:leader="dot"/>
            </w:tabs>
            <w:rPr/>
          </w:pPr>
          <w:hyperlink w:anchor="__RefHeading___Toc4712_2638054110">
            <w:r>
              <w:rPr>
                <w:rStyle w:val="IndexLink"/>
              </w:rPr>
              <w:t>6.2 Performance</w:t>
              <w:tab/>
              <w:t>23</w:t>
            </w:r>
          </w:hyperlink>
        </w:p>
        <w:p>
          <w:pPr>
            <w:pStyle w:val="Contents2"/>
            <w:tabs>
              <w:tab w:val="clear" w:pos="878"/>
              <w:tab w:val="clear" w:pos="9628"/>
              <w:tab w:val="right" w:pos="9637" w:leader="dot"/>
            </w:tabs>
            <w:rPr/>
          </w:pPr>
          <w:hyperlink w:anchor="__RefHeading___Toc4714_2638054110">
            <w:r>
              <w:rPr>
                <w:rStyle w:val="IndexLink"/>
              </w:rPr>
              <w:t>6.3 Virtualization</w:t>
              <w:tab/>
              <w:t>23</w:t>
            </w:r>
          </w:hyperlink>
        </w:p>
        <w:p>
          <w:pPr>
            <w:pStyle w:val="Contents2"/>
            <w:tabs>
              <w:tab w:val="clear" w:pos="878"/>
              <w:tab w:val="clear" w:pos="9628"/>
              <w:tab w:val="right" w:pos="9637" w:leader="dot"/>
            </w:tabs>
            <w:rPr/>
          </w:pPr>
          <w:hyperlink w:anchor="__RefHeading___Toc4716_2638054110">
            <w:r>
              <w:rPr>
                <w:rStyle w:val="IndexLink"/>
              </w:rPr>
              <w:t>6.4 Indoor flight</w:t>
              <w:tab/>
              <w:t>23</w:t>
            </w:r>
          </w:hyperlink>
        </w:p>
        <w:p>
          <w:pPr>
            <w:pStyle w:val="Contents2"/>
            <w:tabs>
              <w:tab w:val="clear" w:pos="878"/>
              <w:tab w:val="clear" w:pos="9628"/>
              <w:tab w:val="right" w:pos="9637" w:leader="dot"/>
            </w:tabs>
            <w:rPr/>
          </w:pPr>
          <w:hyperlink w:anchor="__RefHeading___Toc4718_2638054110">
            <w:r>
              <w:rPr>
                <w:rStyle w:val="IndexLink"/>
              </w:rPr>
              <w:t>6.5 Challenges</w:t>
              <w:tab/>
              <w:t>23</w:t>
            </w:r>
          </w:hyperlink>
        </w:p>
        <w:p>
          <w:pPr>
            <w:pStyle w:val="Contents2"/>
            <w:tabs>
              <w:tab w:val="clear" w:pos="878"/>
              <w:tab w:val="clear" w:pos="9628"/>
              <w:tab w:val="right" w:pos="9637" w:leader="dot"/>
            </w:tabs>
            <w:rPr/>
          </w:pPr>
          <w:hyperlink w:anchor="__RefHeading___Toc8860_2638054110">
            <w:r>
              <w:rPr>
                <w:rStyle w:val="IndexLink"/>
              </w:rPr>
              <w:t>6.6 Future work and possible implementations</w:t>
              <w:tab/>
              <w:t>23</w:t>
            </w:r>
          </w:hyperlink>
          <w:r>
            <w:rPr>
              <w:rStyle w:val="IndexLink"/>
            </w:rPr>
            <w:fldChar w:fldCharType="end"/>
          </w:r>
        </w:p>
      </w:sdtContent>
    </w:sdt>
    <w:p>
      <w:pPr>
        <w:pStyle w:val="Normal"/>
        <w:rPr>
          <w:i/>
          <w:i/>
          <w:iCs/>
          <w:kern w:val="2"/>
          <w:sz w:val="22"/>
          <w:lang w:val="en-US" w:eastAsia="zh-CN" w:bidi="hi-IN"/>
        </w:rPr>
      </w:pPr>
      <w:r>
        <w:rPr>
          <w:i/>
          <w:iCs/>
          <w:kern w:val="2"/>
          <w:sz w:val="22"/>
          <w:lang w:val="en-US" w:eastAsia="zh-CN" w:bidi="hi-IN"/>
        </w:rPr>
      </w:r>
    </w:p>
    <w:p>
      <w:pPr>
        <w:pStyle w:val="ContentsHeading"/>
        <w:rPr/>
      </w:pPr>
      <w:r>
        <w:rPr/>
        <w:t>Table of Figures</w:t>
      </w:r>
    </w:p>
    <w:p>
      <w:pPr>
        <w:pStyle w:val="Contents2"/>
        <w:tabs>
          <w:tab w:val="clear" w:pos="878"/>
          <w:tab w:val="clear" w:pos="9628"/>
          <w:tab w:val="right" w:pos="9637" w:leader="dot"/>
        </w:tabs>
        <w:rPr/>
      </w:pPr>
      <w:r>
        <w:fldChar w:fldCharType="begin"/>
      </w:r>
      <w:r>
        <w:rPr>
          <w:rStyle w:val="IndexLink"/>
        </w:rPr>
        <w:instrText> TOC \c "Figure" </w:instrText>
      </w:r>
      <w:r>
        <w:rPr>
          <w:rStyle w:val="IndexLink"/>
        </w:rPr>
        <w:fldChar w:fldCharType="separate"/>
      </w:r>
      <w:hyperlink w:anchor="Figure!0|sequence">
        <w:r>
          <w:rPr>
            <w:rStyle w:val="IndexLink"/>
          </w:rPr>
          <w:t>Figure 1: Holybro X500 V2 Development Kit [01]</w:t>
          <w:tab/>
          <w:t>6</w:t>
        </w:r>
      </w:hyperlink>
    </w:p>
    <w:p>
      <w:pPr>
        <w:pStyle w:val="Contents2"/>
        <w:tabs>
          <w:tab w:val="clear" w:pos="878"/>
          <w:tab w:val="clear" w:pos="9628"/>
          <w:tab w:val="right" w:pos="9637" w:leader="dot"/>
        </w:tabs>
        <w:rPr/>
      </w:pPr>
      <w:hyperlink w:anchor="Figure!1|sequence">
        <w:r>
          <w:rPr>
            <w:rStyle w:val="IndexLink"/>
          </w:rPr>
          <w:t>Figure 2: ROCK 4 Model C+ 4GB Single Board Computer</w:t>
          <w:tab/>
          <w:t>7</w:t>
        </w:r>
      </w:hyperlink>
    </w:p>
    <w:p>
      <w:pPr>
        <w:pStyle w:val="Contents2"/>
        <w:tabs>
          <w:tab w:val="clear" w:pos="878"/>
          <w:tab w:val="clear" w:pos="9628"/>
          <w:tab w:val="right" w:pos="9637" w:leader="dot"/>
        </w:tabs>
        <w:rPr/>
      </w:pPr>
      <w:hyperlink w:anchor="Figure!2|sequence">
        <w:r>
          <w:rPr>
            <w:rStyle w:val="IndexLink"/>
          </w:rPr>
          <w:t>Figure 3: tracking marker on top of the drone</w:t>
          <w:tab/>
          <w:t>7</w:t>
        </w:r>
      </w:hyperlink>
    </w:p>
    <w:p>
      <w:pPr>
        <w:pStyle w:val="Contents2"/>
        <w:tabs>
          <w:tab w:val="clear" w:pos="878"/>
          <w:tab w:val="clear" w:pos="9628"/>
          <w:tab w:val="right" w:pos="9637" w:leader="dot"/>
        </w:tabs>
        <w:rPr/>
      </w:pPr>
      <w:hyperlink w:anchor="Figure!3|sequence">
        <w:r>
          <w:rPr>
            <w:rStyle w:val="IndexLink"/>
          </w:rPr>
          <w:t>Figure 4: My Commander pc specifications</w:t>
          <w:tab/>
          <w:t>8</w:t>
        </w:r>
      </w:hyperlink>
    </w:p>
    <w:p>
      <w:pPr>
        <w:pStyle w:val="Contents2"/>
        <w:tabs>
          <w:tab w:val="clear" w:pos="878"/>
          <w:tab w:val="clear" w:pos="9628"/>
          <w:tab w:val="right" w:pos="9637" w:leader="dot"/>
        </w:tabs>
        <w:rPr/>
      </w:pPr>
      <w:hyperlink w:anchor="Figure!4|sequence">
        <w:r>
          <w:rPr>
            <w:rStyle w:val="IndexLink"/>
          </w:rPr>
          <w:t>Figure 5: Snippet from the core Dockerfile</w:t>
          <w:tab/>
          <w:t>9</w:t>
        </w:r>
      </w:hyperlink>
    </w:p>
    <w:p>
      <w:pPr>
        <w:pStyle w:val="Contents2"/>
        <w:tabs>
          <w:tab w:val="clear" w:pos="878"/>
          <w:tab w:val="clear" w:pos="9628"/>
          <w:tab w:val="right" w:pos="9637" w:leader="dot"/>
        </w:tabs>
        <w:rPr/>
      </w:pPr>
      <w:hyperlink w:anchor="Figure!5|sequence">
        <w:r>
          <w:rPr>
            <w:rStyle w:val="IndexLink"/>
          </w:rPr>
          <w:t>Figure 6: PX4 Multicopter Control Architecture</w:t>
          <w:tab/>
          <w:t>11</w:t>
        </w:r>
      </w:hyperlink>
    </w:p>
    <w:p>
      <w:pPr>
        <w:pStyle w:val="Contents2"/>
        <w:tabs>
          <w:tab w:val="clear" w:pos="878"/>
          <w:tab w:val="clear" w:pos="9628"/>
          <w:tab w:val="right" w:pos="9637" w:leader="dot"/>
        </w:tabs>
        <w:rPr/>
      </w:pPr>
      <w:hyperlink w:anchor="Figure!6|sequence">
        <w:r>
          <w:rPr>
            <w:rStyle w:val="IndexLink"/>
          </w:rPr>
          <w:t>Figure 7: MicroXRCEAgent scheme</w:t>
          <w:tab/>
          <w:t>12</w:t>
        </w:r>
      </w:hyperlink>
    </w:p>
    <w:p>
      <w:pPr>
        <w:pStyle w:val="Contents2"/>
        <w:tabs>
          <w:tab w:val="clear" w:pos="878"/>
          <w:tab w:val="clear" w:pos="9628"/>
          <w:tab w:val="right" w:pos="9637" w:leader="dot"/>
        </w:tabs>
        <w:rPr/>
      </w:pPr>
      <w:hyperlink w:anchor="Figure!7|sequence">
        <w:r>
          <w:rPr>
            <w:rStyle w:val="IndexLink"/>
          </w:rPr>
          <w:t>Figure 8: GUI main screen</w:t>
          <w:tab/>
          <w:t>13</w:t>
        </w:r>
      </w:hyperlink>
    </w:p>
    <w:p>
      <w:pPr>
        <w:pStyle w:val="Contents2"/>
        <w:tabs>
          <w:tab w:val="clear" w:pos="878"/>
          <w:tab w:val="clear" w:pos="9628"/>
          <w:tab w:val="right" w:pos="9637" w:leader="dot"/>
        </w:tabs>
        <w:rPr/>
      </w:pPr>
      <w:hyperlink w:anchor="Figure!8|sequence">
        <w:r>
          <w:rPr>
            <w:rStyle w:val="IndexLink"/>
          </w:rPr>
          <w:t>Figure 9: GUI manual controlls</w:t>
          <w:tab/>
          <w:t>14</w:t>
        </w:r>
      </w:hyperlink>
    </w:p>
    <w:p>
      <w:pPr>
        <w:pStyle w:val="Contents2"/>
        <w:tabs>
          <w:tab w:val="clear" w:pos="878"/>
          <w:tab w:val="clear" w:pos="9628"/>
          <w:tab w:val="right" w:pos="9637" w:leader="dot"/>
        </w:tabs>
        <w:rPr/>
      </w:pPr>
      <w:hyperlink w:anchor="Figure!9|sequence">
        <w:r>
          <w:rPr>
            <w:rStyle w:val="IndexLink"/>
          </w:rPr>
          <w:t>Figure 10: Comamnder message structure for mode selection</w:t>
          <w:tab/>
          <w:t>15</w:t>
        </w:r>
      </w:hyperlink>
    </w:p>
    <w:p>
      <w:pPr>
        <w:pStyle w:val="Contents2"/>
        <w:tabs>
          <w:tab w:val="clear" w:pos="878"/>
          <w:tab w:val="clear" w:pos="9628"/>
          <w:tab w:val="right" w:pos="9637" w:leader="dot"/>
        </w:tabs>
        <w:rPr/>
      </w:pPr>
      <w:hyperlink w:anchor="Figure!10|sequence">
        <w:r>
          <w:rPr>
            <w:rStyle w:val="IndexLink"/>
          </w:rPr>
          <w:t>Figure 11: Motive software</w:t>
          <w:tab/>
          <w:t>16</w:t>
        </w:r>
      </w:hyperlink>
    </w:p>
    <w:p>
      <w:pPr>
        <w:pStyle w:val="Contents2"/>
        <w:tabs>
          <w:tab w:val="clear" w:pos="878"/>
          <w:tab w:val="clear" w:pos="9628"/>
          <w:tab w:val="right" w:pos="9637" w:leader="dot"/>
        </w:tabs>
        <w:rPr/>
      </w:pPr>
      <w:hyperlink w:anchor="Figure!11|sequence">
        <w:r>
          <w:rPr>
            <w:rStyle w:val="IndexLink"/>
          </w:rPr>
          <w:t>Figure 12: QGC interface to change flight controller paramethers</w:t>
          <w:tab/>
          <w:t>18</w:t>
        </w:r>
      </w:hyperlink>
    </w:p>
    <w:p>
      <w:pPr>
        <w:pStyle w:val="Contents2"/>
        <w:tabs>
          <w:tab w:val="clear" w:pos="878"/>
          <w:tab w:val="clear" w:pos="9628"/>
          <w:tab w:val="right" w:pos="9637" w:leader="dot"/>
        </w:tabs>
        <w:rPr/>
      </w:pPr>
      <w:hyperlink w:anchor="Figure!12|sequence">
        <w:r>
          <w:rPr>
            <w:rStyle w:val="IndexLink"/>
          </w:rPr>
          <w:t>Figure 13: PlotJuggler interface</w:t>
          <w:tab/>
          <w:t>19</w:t>
        </w:r>
      </w:hyperlink>
    </w:p>
    <w:p>
      <w:pPr>
        <w:pStyle w:val="Contents2"/>
        <w:tabs>
          <w:tab w:val="clear" w:pos="878"/>
          <w:tab w:val="clear" w:pos="9628"/>
          <w:tab w:val="right" w:pos="9637" w:leader="dot"/>
        </w:tabs>
        <w:rPr/>
      </w:pPr>
      <w:hyperlink w:anchor="Figure!13|sequence">
        <w:r>
          <w:rPr>
            <w:rStyle w:val="IndexLink"/>
          </w:rPr>
          <w:t>Figure 14: Fully functional drone simulation.</w:t>
          <w:tab/>
          <w:t>20</w:t>
        </w:r>
      </w:hyperlink>
    </w:p>
    <w:p>
      <w:pPr>
        <w:pStyle w:val="Contents2"/>
        <w:tabs>
          <w:tab w:val="clear" w:pos="878"/>
          <w:tab w:val="clear" w:pos="9628"/>
          <w:tab w:val="right" w:pos="9637" w:leader="dot"/>
        </w:tabs>
        <w:rPr/>
      </w:pPr>
      <w:hyperlink w:anchor="Figure!14|sequence">
        <w:r>
          <w:rPr>
            <w:rStyle w:val="IndexLink"/>
          </w:rPr>
          <w:t xml:space="preserve">Figure 15: </w:t>
        </w:r>
        <w:r>
          <w:rPr>
            <w:rStyle w:val="IndexLink"/>
            <w:i/>
            <w:iCs/>
          </w:rPr>
          <w:t>NED to ENU co</w:t>
        </w:r>
        <w:r>
          <w:rPr>
            <w:rStyle w:val="IndexLink"/>
            <w:i/>
            <w:iCs/>
          </w:rPr>
          <w:t>o</w:t>
        </w:r>
        <w:r>
          <w:rPr>
            <w:rStyle w:val="IndexLink"/>
            <w:i/>
            <w:iCs/>
          </w:rPr>
          <w:t>rdinate conversion</w:t>
        </w:r>
        <w:r>
          <w:rPr>
            <w:rStyle w:val="IndexLink"/>
          </w:rPr>
          <w:tab/>
          <w:t>20</w:t>
        </w:r>
      </w:hyperlink>
    </w:p>
    <w:p>
      <w:pPr>
        <w:pStyle w:val="Contents2"/>
        <w:tabs>
          <w:tab w:val="clear" w:pos="878"/>
          <w:tab w:val="clear" w:pos="9628"/>
          <w:tab w:val="right" w:pos="9637" w:leader="dot"/>
        </w:tabs>
        <w:rPr/>
      </w:pPr>
      <w:hyperlink w:anchor="Figure!16|sequence">
        <w:r>
          <w:rPr>
            <w:rStyle w:val="IndexLink"/>
          </w:rPr>
          <w:t>Figure 16: Raw local position message from PX4</w:t>
          <w:tab/>
          <w:t>21</w:t>
        </w:r>
      </w:hyperlink>
    </w:p>
    <w:p>
      <w:pPr>
        <w:pStyle w:val="Contents2"/>
        <w:tabs>
          <w:tab w:val="clear" w:pos="878"/>
          <w:tab w:val="clear" w:pos="9628"/>
          <w:tab w:val="right" w:pos="9637" w:leader="dot"/>
        </w:tabs>
        <w:rPr/>
      </w:pPr>
      <w:hyperlink w:anchor="Figure!15|sequence">
        <w:r>
          <w:rPr>
            <w:rStyle w:val="IndexLink"/>
          </w:rPr>
          <w:t>Figure 17: RVIZ screen</w:t>
          <w:tab/>
          <w:t>21</w:t>
        </w:r>
      </w:hyperlink>
      <w:r>
        <w:rPr>
          <w:rStyle w:val="IndexLink"/>
        </w:rPr>
        <w:fldChar w:fldCharType="end"/>
      </w:r>
    </w:p>
    <w:p>
      <w:pPr>
        <w:pStyle w:val="Normal"/>
        <w:rPr/>
      </w:pPr>
      <w:r>
        <w:rPr/>
      </w:r>
      <w:r>
        <w:br w:type="page"/>
      </w:r>
    </w:p>
    <w:p>
      <w:pPr>
        <w:pStyle w:val="TextBody"/>
        <w:numPr>
          <w:ilvl w:val="0"/>
          <w:numId w:val="0"/>
        </w:numPr>
        <w:ind w:left="-107" w:right="0" w:hanging="0"/>
        <w:jc w:val="center"/>
        <w:rPr>
          <w:sz w:val="28"/>
          <w:szCs w:val="28"/>
        </w:rPr>
      </w:pPr>
      <w:r>
        <w:rPr>
          <w:rFonts w:eastAsia="Times New Roman" w:cs="Times New Roman"/>
          <w:b w:val="false"/>
          <w:i w:val="false"/>
          <w:smallCaps/>
          <w:strike w:val="false"/>
          <w:dstrike w:val="false"/>
          <w:color w:val="000000"/>
          <w:position w:val="0"/>
          <w:sz w:val="28"/>
          <w:sz w:val="28"/>
          <w:szCs w:val="28"/>
          <w:u w:val="none"/>
          <w:vertAlign w:val="baseline"/>
        </w:rPr>
        <w:t xml:space="preserve">Acronyms, Abbreviations </w:t>
      </w:r>
      <w:r>
        <w:rPr>
          <w:rFonts w:eastAsia="Times New Roman" w:cs="Times New Roman"/>
          <w:b w:val="false"/>
          <w:i w:val="false"/>
          <w:smallCaps/>
          <w:strike w:val="false"/>
          <w:dstrike w:val="false"/>
          <w:color w:val="000000"/>
          <w:position w:val="0"/>
          <w:sz w:val="28"/>
          <w:sz w:val="28"/>
          <w:szCs w:val="28"/>
          <w:u w:val="none"/>
          <w:vertAlign w:val="baseline"/>
        </w:rPr>
        <w:t>and  important terms</w:t>
      </w:r>
    </w:p>
    <w:p>
      <w:pPr>
        <w:pStyle w:val="TextBody"/>
        <w:numPr>
          <w:ilvl w:val="0"/>
          <w:numId w:val="2"/>
        </w:numPr>
        <w:ind w:left="0" w:right="0" w:hanging="1889"/>
        <w:rPr>
          <w:sz w:val="22"/>
          <w:szCs w:val="22"/>
        </w:rPr>
      </w:pPr>
      <w:r>
        <w:rPr>
          <w:sz w:val="22"/>
          <w:szCs w:val="22"/>
        </w:rPr>
        <w:t xml:space="preserve">   </w:t>
      </w:r>
    </w:p>
    <w:tbl>
      <w:tblPr>
        <w:tblW w:w="10215" w:type="dxa"/>
        <w:jc w:val="left"/>
        <w:tblInd w:w="55" w:type="dxa"/>
        <w:tblCellMar>
          <w:top w:w="55" w:type="dxa"/>
          <w:left w:w="55" w:type="dxa"/>
          <w:bottom w:w="55" w:type="dxa"/>
          <w:right w:w="55" w:type="dxa"/>
        </w:tblCellMar>
      </w:tblPr>
      <w:tblGrid>
        <w:gridCol w:w="1440"/>
        <w:gridCol w:w="7380"/>
        <w:gridCol w:w="1395"/>
      </w:tblGrid>
      <w:tr>
        <w:trPr/>
        <w:tc>
          <w:tcPr>
            <w:tcW w:w="1440" w:type="dxa"/>
            <w:tcBorders/>
          </w:tcPr>
          <w:p>
            <w:pPr>
              <w:pStyle w:val="TextBody"/>
              <w:numPr>
                <w:ilvl w:val="0"/>
                <w:numId w:val="2"/>
              </w:numPr>
              <w:spacing w:before="0" w:after="140"/>
              <w:ind w:left="0" w:right="0" w:hanging="1889"/>
              <w:rPr>
                <w:sz w:val="22"/>
                <w:szCs w:val="22"/>
                <w:lang w:val="en-US"/>
              </w:rPr>
            </w:pPr>
            <w:r>
              <w:rPr>
                <w:sz w:val="22"/>
                <w:szCs w:val="22"/>
                <w:lang w:val="en-US"/>
              </w:rPr>
              <w:t>PX4</w:t>
            </w:r>
          </w:p>
        </w:tc>
        <w:tc>
          <w:tcPr>
            <w:tcW w:w="7380" w:type="dxa"/>
            <w:tcBorders/>
          </w:tcPr>
          <w:p>
            <w:pPr>
              <w:pStyle w:val="TextBody"/>
              <w:numPr>
                <w:ilvl w:val="0"/>
                <w:numId w:val="2"/>
              </w:numPr>
              <w:spacing w:before="0" w:after="140"/>
              <w:ind w:left="0" w:right="0" w:hanging="1889"/>
              <w:rPr>
                <w:sz w:val="22"/>
                <w:szCs w:val="22"/>
                <w:lang w:val="en-US"/>
              </w:rPr>
            </w:pPr>
            <w:r>
              <w:rPr>
                <w:sz w:val="22"/>
                <w:szCs w:val="22"/>
                <w:lang w:val="en-US"/>
              </w:rPr>
              <w:t>PX4 is the Professional Autopilot. Developed by world-class developers from industry and academia, and supported by an active world wide community, it powers all kinds of vehicles from racing and cargo drones through to ground vehicles and submersibles.</w:t>
            </w:r>
          </w:p>
        </w:tc>
        <w:tc>
          <w:tcPr>
            <w:tcW w:w="1395" w:type="dxa"/>
            <w:tcBorders/>
          </w:tcPr>
          <w:p>
            <w:pPr>
              <w:pStyle w:val="TextBody"/>
              <w:numPr>
                <w:ilvl w:val="0"/>
                <w:numId w:val="2"/>
              </w:numPr>
              <w:spacing w:before="0" w:after="140"/>
              <w:ind w:left="0" w:right="0" w:hanging="1889"/>
              <w:rPr>
                <w:sz w:val="22"/>
                <w:szCs w:val="22"/>
              </w:rPr>
            </w:pPr>
            <w:r>
              <w:rPr>
                <w:sz w:val="22"/>
                <w:szCs w:val="22"/>
              </w:rPr>
            </w:r>
          </w:p>
        </w:tc>
      </w:tr>
      <w:tr>
        <w:trPr/>
        <w:tc>
          <w:tcPr>
            <w:tcW w:w="1440" w:type="dxa"/>
            <w:tcBorders/>
          </w:tcPr>
          <w:p>
            <w:pPr>
              <w:pStyle w:val="TextBody"/>
              <w:numPr>
                <w:ilvl w:val="0"/>
                <w:numId w:val="2"/>
              </w:numPr>
              <w:spacing w:before="0" w:after="140"/>
              <w:ind w:left="0" w:right="0" w:hanging="1889"/>
              <w:rPr>
                <w:sz w:val="22"/>
                <w:szCs w:val="22"/>
                <w:lang w:val="en-US"/>
              </w:rPr>
            </w:pPr>
            <w:r>
              <w:rPr>
                <w:sz w:val="22"/>
                <w:szCs w:val="22"/>
                <w:lang w:val="en-US"/>
              </w:rPr>
              <w:t>ROS2</w:t>
            </w:r>
          </w:p>
        </w:tc>
        <w:tc>
          <w:tcPr>
            <w:tcW w:w="7380" w:type="dxa"/>
            <w:tcBorders/>
          </w:tcPr>
          <w:p>
            <w:pPr>
              <w:pStyle w:val="TextBody"/>
              <w:numPr>
                <w:ilvl w:val="0"/>
                <w:numId w:val="2"/>
              </w:numPr>
              <w:spacing w:before="0" w:after="140"/>
              <w:ind w:left="0" w:right="0" w:hanging="1889"/>
              <w:rPr/>
            </w:pPr>
            <w:r>
              <w:rPr>
                <w:sz w:val="22"/>
                <w:szCs w:val="22"/>
                <w:lang w:val="en-US"/>
              </w:rPr>
              <w:t>r</w:t>
            </w:r>
            <w:r>
              <w:rPr>
                <w:sz w:val="22"/>
                <w:szCs w:val="22"/>
                <w:lang w:val="en-US"/>
              </w:rPr>
              <w:t xml:space="preserve">obot Operating System version 2, </w:t>
            </w:r>
            <w:r>
              <w:rPr>
                <w:sz w:val="22"/>
                <w:szCs w:val="22"/>
                <w:lang w:val="en-US"/>
              </w:rPr>
              <w:t>middleware</w:t>
            </w:r>
            <w:r>
              <w:rPr>
                <w:sz w:val="22"/>
                <w:szCs w:val="22"/>
                <w:lang w:val="en-US"/>
              </w:rPr>
              <w:t xml:space="preserve"> that enables fast and easy messages communications between  different nodes on a network</w:t>
            </w:r>
          </w:p>
        </w:tc>
        <w:tc>
          <w:tcPr>
            <w:tcW w:w="1395" w:type="dxa"/>
            <w:tcBorders/>
          </w:tcPr>
          <w:p>
            <w:pPr>
              <w:pStyle w:val="TextBody"/>
              <w:numPr>
                <w:ilvl w:val="0"/>
                <w:numId w:val="2"/>
              </w:numPr>
              <w:spacing w:before="0" w:after="140"/>
              <w:ind w:left="0" w:right="0" w:hanging="1889"/>
              <w:rPr>
                <w:sz w:val="22"/>
                <w:szCs w:val="22"/>
              </w:rPr>
            </w:pPr>
            <w:r>
              <w:rPr>
                <w:sz w:val="22"/>
                <w:szCs w:val="22"/>
              </w:rPr>
            </w:r>
          </w:p>
        </w:tc>
      </w:tr>
      <w:tr>
        <w:trPr/>
        <w:tc>
          <w:tcPr>
            <w:tcW w:w="1440" w:type="dxa"/>
            <w:tcBorders/>
          </w:tcPr>
          <w:p>
            <w:pPr>
              <w:pStyle w:val="TextBody"/>
              <w:numPr>
                <w:ilvl w:val="0"/>
                <w:numId w:val="2"/>
              </w:numPr>
              <w:spacing w:before="0" w:after="140"/>
              <w:ind w:left="0" w:right="0" w:hanging="1889"/>
              <w:rPr>
                <w:sz w:val="22"/>
                <w:szCs w:val="22"/>
                <w:lang w:val="en-US"/>
              </w:rPr>
            </w:pPr>
            <w:r>
              <w:rPr>
                <w:sz w:val="22"/>
                <w:szCs w:val="22"/>
                <w:lang w:val="en-US"/>
              </w:rPr>
              <w:t>NED</w:t>
            </w:r>
          </w:p>
        </w:tc>
        <w:tc>
          <w:tcPr>
            <w:tcW w:w="7380" w:type="dxa"/>
            <w:tcBorders/>
          </w:tcPr>
          <w:p>
            <w:pPr>
              <w:pStyle w:val="TextBody"/>
              <w:numPr>
                <w:ilvl w:val="0"/>
                <w:numId w:val="2"/>
              </w:numPr>
              <w:spacing w:before="0" w:after="140"/>
              <w:ind w:left="0" w:right="0" w:hanging="1889"/>
              <w:rPr>
                <w:sz w:val="22"/>
                <w:szCs w:val="22"/>
                <w:lang w:val="en-US"/>
              </w:rPr>
            </w:pPr>
            <w:r>
              <w:rPr>
                <w:sz w:val="22"/>
                <w:szCs w:val="22"/>
                <w:lang w:val="en-US"/>
              </w:rPr>
              <w:t>N</w:t>
            </w:r>
            <w:r>
              <w:rPr>
                <w:sz w:val="22"/>
                <w:szCs w:val="22"/>
                <w:lang w:val="en-US"/>
              </w:rPr>
              <w:t>orth-East-Down coordinate system where the X-axis is pointing towards the true North, the Y-axis is pointing East and the Z-axis is pointing Down, completing the right-hand rule.</w:t>
            </w:r>
          </w:p>
        </w:tc>
        <w:tc>
          <w:tcPr>
            <w:tcW w:w="1395" w:type="dxa"/>
            <w:tcBorders/>
          </w:tcPr>
          <w:p>
            <w:pPr>
              <w:pStyle w:val="TextBody"/>
              <w:numPr>
                <w:ilvl w:val="0"/>
                <w:numId w:val="2"/>
              </w:numPr>
              <w:spacing w:before="0" w:after="140"/>
              <w:ind w:left="0" w:right="0" w:hanging="1889"/>
              <w:rPr>
                <w:sz w:val="22"/>
                <w:szCs w:val="22"/>
              </w:rPr>
            </w:pPr>
            <w:r>
              <w:rPr>
                <w:sz w:val="22"/>
                <w:szCs w:val="22"/>
              </w:rPr>
            </w:r>
          </w:p>
        </w:tc>
      </w:tr>
      <w:tr>
        <w:trPr/>
        <w:tc>
          <w:tcPr>
            <w:tcW w:w="1440" w:type="dxa"/>
            <w:tcBorders/>
          </w:tcPr>
          <w:p>
            <w:pPr>
              <w:pStyle w:val="TextBody"/>
              <w:numPr>
                <w:ilvl w:val="0"/>
                <w:numId w:val="2"/>
              </w:numPr>
              <w:spacing w:before="0" w:after="140"/>
              <w:ind w:left="0" w:right="0" w:hanging="1889"/>
              <w:rPr>
                <w:sz w:val="22"/>
                <w:szCs w:val="22"/>
                <w:lang w:val="en-US"/>
              </w:rPr>
            </w:pPr>
            <w:r>
              <w:rPr>
                <w:sz w:val="22"/>
                <w:szCs w:val="22"/>
                <w:lang w:val="en-US"/>
              </w:rPr>
              <w:t>FRD</w:t>
            </w:r>
          </w:p>
        </w:tc>
        <w:tc>
          <w:tcPr>
            <w:tcW w:w="7380" w:type="dxa"/>
            <w:tcBorders/>
          </w:tcPr>
          <w:p>
            <w:pPr>
              <w:pStyle w:val="TextBody"/>
              <w:numPr>
                <w:ilvl w:val="0"/>
                <w:numId w:val="2"/>
              </w:numPr>
              <w:spacing w:before="0" w:after="140"/>
              <w:ind w:left="0" w:right="0" w:hanging="1889"/>
              <w:rPr>
                <w:sz w:val="22"/>
                <w:szCs w:val="22"/>
                <w:lang w:val="en-US"/>
              </w:rPr>
            </w:pPr>
            <w:r>
              <w:rPr>
                <w:sz w:val="22"/>
                <w:szCs w:val="22"/>
                <w:lang w:val="en-US"/>
              </w:rPr>
              <w:t>F</w:t>
            </w:r>
            <w:r>
              <w:rPr>
                <w:sz w:val="22"/>
                <w:szCs w:val="22"/>
                <w:lang w:val="en-US"/>
              </w:rPr>
              <w:t>ront-Right-D</w:t>
            </w:r>
            <w:r>
              <w:rPr>
                <w:sz w:val="22"/>
                <w:szCs w:val="22"/>
                <w:lang w:val="en-US"/>
              </w:rPr>
              <w:t>ow</w:t>
            </w:r>
            <w:r>
              <w:rPr>
                <w:sz w:val="22"/>
                <w:szCs w:val="22"/>
                <w:lang w:val="en-US"/>
              </w:rPr>
              <w:t>n coordinate system where the X-axis is pointing towards the Front of the vehicle, the Y-axis is pointing Right and the Z-axis is pointing Down, completing the right-hand rule.</w:t>
            </w:r>
          </w:p>
        </w:tc>
        <w:tc>
          <w:tcPr>
            <w:tcW w:w="1395" w:type="dxa"/>
            <w:tcBorders/>
          </w:tcPr>
          <w:p>
            <w:pPr>
              <w:pStyle w:val="TextBody"/>
              <w:numPr>
                <w:ilvl w:val="0"/>
                <w:numId w:val="2"/>
              </w:numPr>
              <w:spacing w:before="0" w:after="140"/>
              <w:ind w:left="0" w:right="0" w:hanging="1889"/>
              <w:rPr>
                <w:sz w:val="22"/>
                <w:szCs w:val="22"/>
              </w:rPr>
            </w:pPr>
            <w:r>
              <w:rPr>
                <w:sz w:val="22"/>
                <w:szCs w:val="22"/>
              </w:rPr>
            </w:r>
          </w:p>
        </w:tc>
      </w:tr>
      <w:tr>
        <w:trPr/>
        <w:tc>
          <w:tcPr>
            <w:tcW w:w="1440" w:type="dxa"/>
            <w:tcBorders/>
          </w:tcPr>
          <w:p>
            <w:pPr>
              <w:pStyle w:val="TextBody"/>
              <w:numPr>
                <w:ilvl w:val="0"/>
                <w:numId w:val="2"/>
              </w:numPr>
              <w:spacing w:before="0" w:after="140"/>
              <w:ind w:left="0" w:right="0" w:hanging="1889"/>
              <w:rPr>
                <w:sz w:val="22"/>
                <w:szCs w:val="22"/>
                <w:lang w:val="en-US"/>
              </w:rPr>
            </w:pPr>
            <w:r>
              <w:rPr>
                <w:sz w:val="22"/>
                <w:szCs w:val="22"/>
                <w:lang w:val="en-US"/>
              </w:rPr>
              <w:t>ENU</w:t>
            </w:r>
          </w:p>
        </w:tc>
        <w:tc>
          <w:tcPr>
            <w:tcW w:w="7380" w:type="dxa"/>
            <w:tcBorders/>
          </w:tcPr>
          <w:p>
            <w:pPr>
              <w:pStyle w:val="TextBody"/>
              <w:numPr>
                <w:ilvl w:val="0"/>
                <w:numId w:val="2"/>
              </w:numPr>
              <w:spacing w:before="0" w:after="140"/>
              <w:ind w:left="0" w:right="0" w:hanging="1889"/>
              <w:rPr>
                <w:lang w:val="en-US"/>
              </w:rPr>
            </w:pPr>
            <w:r>
              <w:rPr>
                <w:sz w:val="22"/>
                <w:szCs w:val="22"/>
                <w:lang w:val="en-US"/>
              </w:rPr>
              <w:t>x</w:t>
            </w:r>
            <w:r>
              <w:rPr>
                <w:sz w:val="22"/>
                <w:szCs w:val="22"/>
                <w:lang w:val="en-US"/>
              </w:rPr>
              <w:t>East</w:t>
            </w:r>
            <w:r>
              <w:rPr>
                <w:sz w:val="22"/>
                <w:szCs w:val="22"/>
                <w:lang w:val="en-US"/>
              </w:rPr>
              <w:t>-</w:t>
            </w:r>
            <w:r>
              <w:rPr>
                <w:sz w:val="22"/>
                <w:szCs w:val="22"/>
                <w:lang w:val="en-US"/>
              </w:rPr>
              <w:t>y</w:t>
            </w:r>
            <w:r>
              <w:rPr>
                <w:sz w:val="22"/>
                <w:szCs w:val="22"/>
                <w:lang w:val="en-US"/>
              </w:rPr>
              <w:t>North</w:t>
            </w:r>
            <w:r>
              <w:rPr>
                <w:sz w:val="22"/>
                <w:szCs w:val="22"/>
                <w:lang w:val="en-US"/>
              </w:rPr>
              <w:t>-</w:t>
            </w:r>
            <w:r>
              <w:rPr>
                <w:sz w:val="22"/>
                <w:szCs w:val="22"/>
                <w:lang w:val="en-US"/>
              </w:rPr>
              <w:t>z</w:t>
            </w:r>
            <w:r>
              <w:rPr>
                <w:sz w:val="22"/>
                <w:szCs w:val="22"/>
                <w:lang w:val="en-US"/>
              </w:rPr>
              <w:t>UP</w:t>
            </w:r>
            <w:r>
              <w:rPr>
                <w:sz w:val="22"/>
                <w:szCs w:val="22"/>
                <w:lang w:val="en-US"/>
              </w:rPr>
              <w:t xml:space="preserve"> coordinate system, </w:t>
            </w:r>
            <w:r>
              <w:rPr>
                <w:sz w:val="22"/>
                <w:szCs w:val="22"/>
                <w:lang w:val="en-US"/>
              </w:rPr>
              <w:t xml:space="preserve">the classic </w:t>
            </w:r>
            <w:r>
              <w:rPr>
                <w:sz w:val="22"/>
                <w:szCs w:val="22"/>
                <w:lang w:val="en-US"/>
              </w:rPr>
              <w:t>Cartesian</w:t>
            </w:r>
            <w:r>
              <w:rPr>
                <w:sz w:val="22"/>
                <w:szCs w:val="22"/>
                <w:lang w:val="en-US"/>
              </w:rPr>
              <w:t xml:space="preserve"> coordinate system</w:t>
            </w:r>
          </w:p>
        </w:tc>
        <w:tc>
          <w:tcPr>
            <w:tcW w:w="1395" w:type="dxa"/>
            <w:tcBorders/>
          </w:tcPr>
          <w:p>
            <w:pPr>
              <w:pStyle w:val="TextBody"/>
              <w:numPr>
                <w:ilvl w:val="0"/>
                <w:numId w:val="2"/>
              </w:numPr>
              <w:spacing w:before="0" w:after="140"/>
              <w:ind w:left="0" w:right="0" w:hanging="1889"/>
              <w:rPr>
                <w:sz w:val="22"/>
                <w:szCs w:val="22"/>
              </w:rPr>
            </w:pPr>
            <w:r>
              <w:rPr>
                <w:sz w:val="22"/>
                <w:szCs w:val="22"/>
              </w:rPr>
            </w:r>
          </w:p>
        </w:tc>
      </w:tr>
      <w:tr>
        <w:trPr/>
        <w:tc>
          <w:tcPr>
            <w:tcW w:w="1440" w:type="dxa"/>
            <w:tcBorders/>
          </w:tcPr>
          <w:p>
            <w:pPr>
              <w:pStyle w:val="TextBody"/>
              <w:numPr>
                <w:ilvl w:val="0"/>
                <w:numId w:val="2"/>
              </w:numPr>
              <w:spacing w:before="0" w:after="140"/>
              <w:ind w:left="0" w:right="0" w:hanging="1889"/>
              <w:rPr>
                <w:sz w:val="22"/>
                <w:szCs w:val="22"/>
                <w:lang w:val="en-US"/>
              </w:rPr>
            </w:pPr>
            <w:r>
              <w:rPr>
                <w:sz w:val="22"/>
                <w:szCs w:val="22"/>
                <w:lang w:val="en-US"/>
              </w:rPr>
              <w:t>FLU</w:t>
            </w:r>
          </w:p>
        </w:tc>
        <w:tc>
          <w:tcPr>
            <w:tcW w:w="7380" w:type="dxa"/>
            <w:tcBorders/>
          </w:tcPr>
          <w:p>
            <w:pPr>
              <w:pStyle w:val="TextBody"/>
              <w:numPr>
                <w:ilvl w:val="0"/>
                <w:numId w:val="2"/>
              </w:numPr>
              <w:spacing w:before="0" w:after="140"/>
              <w:ind w:left="0" w:right="0" w:hanging="1889"/>
              <w:rPr>
                <w:rFonts w:ascii="Times New Roman" w:hAnsi="Times New Roman"/>
                <w:b w:val="false"/>
                <w:i w:val="false"/>
                <w:caps w:val="false"/>
                <w:smallCaps w:val="false"/>
                <w:spacing w:val="0"/>
                <w:sz w:val="22"/>
                <w:szCs w:val="22"/>
                <w:lang w:val="en-US"/>
              </w:rPr>
            </w:pPr>
            <w:r>
              <w:rPr>
                <w:rFonts w:ascii="Times New Roman" w:hAnsi="Times New Roman"/>
                <w:b w:val="false"/>
                <w:i w:val="false"/>
                <w:caps w:val="false"/>
                <w:smallCaps w:val="false"/>
                <w:spacing w:val="0"/>
                <w:sz w:val="22"/>
                <w:szCs w:val="22"/>
                <w:lang w:val="en-US"/>
              </w:rPr>
              <w:t>xF</w:t>
            </w:r>
            <w:r>
              <w:rPr>
                <w:rFonts w:ascii="Times New Roman" w:hAnsi="Times New Roman"/>
                <w:b w:val="false"/>
                <w:i w:val="false"/>
                <w:caps w:val="false"/>
                <w:smallCaps w:val="false"/>
                <w:spacing w:val="0"/>
                <w:sz w:val="22"/>
                <w:szCs w:val="22"/>
                <w:lang w:val="en-US"/>
              </w:rPr>
              <w:t xml:space="preserve">ront-yLeft-zUp coordinate system, </w:t>
            </w:r>
            <w:r>
              <w:rPr>
                <w:rFonts w:ascii="Times New Roman" w:hAnsi="Times New Roman"/>
                <w:b w:val="false"/>
                <w:i w:val="false"/>
                <w:caps w:val="false"/>
                <w:smallCaps w:val="false"/>
                <w:spacing w:val="0"/>
                <w:sz w:val="22"/>
                <w:szCs w:val="22"/>
                <w:lang w:val="en-US"/>
              </w:rPr>
              <w:t>coordinates from the drone point of view</w:t>
            </w:r>
          </w:p>
        </w:tc>
        <w:tc>
          <w:tcPr>
            <w:tcW w:w="1395" w:type="dxa"/>
            <w:tcBorders/>
          </w:tcPr>
          <w:p>
            <w:pPr>
              <w:pStyle w:val="TextBody"/>
              <w:numPr>
                <w:ilvl w:val="0"/>
                <w:numId w:val="2"/>
              </w:numPr>
              <w:spacing w:before="0" w:after="140"/>
              <w:ind w:left="0" w:right="0" w:hanging="1889"/>
              <w:rPr>
                <w:sz w:val="22"/>
                <w:szCs w:val="22"/>
              </w:rPr>
            </w:pPr>
            <w:r>
              <w:rPr>
                <w:sz w:val="22"/>
                <w:szCs w:val="22"/>
              </w:rPr>
            </w:r>
          </w:p>
        </w:tc>
      </w:tr>
      <w:tr>
        <w:trPr/>
        <w:tc>
          <w:tcPr>
            <w:tcW w:w="1440" w:type="dxa"/>
            <w:tcBorders/>
          </w:tcPr>
          <w:p>
            <w:pPr>
              <w:pStyle w:val="TextBody"/>
              <w:numPr>
                <w:ilvl w:val="0"/>
                <w:numId w:val="2"/>
              </w:numPr>
              <w:spacing w:before="0" w:after="140"/>
              <w:ind w:left="0" w:right="0" w:hanging="1889"/>
              <w:rPr>
                <w:sz w:val="22"/>
                <w:szCs w:val="22"/>
                <w:lang w:val="en-US"/>
              </w:rPr>
            </w:pPr>
            <w:r>
              <w:rPr>
                <w:sz w:val="22"/>
                <w:szCs w:val="22"/>
                <w:lang w:val="en-US"/>
              </w:rPr>
              <w:t>SITL</w:t>
            </w:r>
          </w:p>
        </w:tc>
        <w:tc>
          <w:tcPr>
            <w:tcW w:w="7380" w:type="dxa"/>
            <w:tcBorders/>
          </w:tcPr>
          <w:p>
            <w:pPr>
              <w:pStyle w:val="TextBody"/>
              <w:numPr>
                <w:ilvl w:val="0"/>
                <w:numId w:val="2"/>
              </w:numPr>
              <w:spacing w:before="0" w:after="140"/>
              <w:ind w:left="0" w:right="0" w:hanging="1889"/>
              <w:rPr>
                <w:sz w:val="22"/>
                <w:szCs w:val="22"/>
                <w:lang w:val="en-US"/>
              </w:rPr>
            </w:pPr>
            <w:r>
              <w:rPr>
                <w:sz w:val="22"/>
                <w:szCs w:val="22"/>
                <w:lang w:val="en-US"/>
              </w:rPr>
              <w:t>Software in the Loop, a simulation tool that reproduces the flight controller behavior</w:t>
            </w:r>
          </w:p>
        </w:tc>
        <w:tc>
          <w:tcPr>
            <w:tcW w:w="1395" w:type="dxa"/>
            <w:tcBorders/>
          </w:tcPr>
          <w:p>
            <w:pPr>
              <w:pStyle w:val="TextBody"/>
              <w:numPr>
                <w:ilvl w:val="0"/>
                <w:numId w:val="2"/>
              </w:numPr>
              <w:spacing w:before="0" w:after="140"/>
              <w:ind w:left="0" w:right="0" w:hanging="1889"/>
              <w:rPr>
                <w:sz w:val="22"/>
                <w:szCs w:val="22"/>
              </w:rPr>
            </w:pPr>
            <w:r>
              <w:rPr>
                <w:sz w:val="22"/>
                <w:szCs w:val="22"/>
              </w:rPr>
            </w:r>
          </w:p>
        </w:tc>
      </w:tr>
      <w:tr>
        <w:trPr/>
        <w:tc>
          <w:tcPr>
            <w:tcW w:w="1440" w:type="dxa"/>
            <w:tcBorders/>
          </w:tcPr>
          <w:p>
            <w:pPr>
              <w:pStyle w:val="TextBody"/>
              <w:numPr>
                <w:ilvl w:val="0"/>
                <w:numId w:val="2"/>
              </w:numPr>
              <w:spacing w:before="0" w:after="140"/>
              <w:ind w:left="0" w:right="0" w:hanging="1889"/>
              <w:rPr>
                <w:sz w:val="22"/>
                <w:szCs w:val="22"/>
                <w:lang w:val="en-US"/>
              </w:rPr>
            </w:pPr>
            <w:r>
              <w:rPr>
                <w:sz w:val="22"/>
                <w:szCs w:val="22"/>
                <w:lang w:val="en-US"/>
              </w:rPr>
              <w:t>LTS</w:t>
            </w:r>
          </w:p>
        </w:tc>
        <w:tc>
          <w:tcPr>
            <w:tcW w:w="7380" w:type="dxa"/>
            <w:tcBorders/>
          </w:tcPr>
          <w:p>
            <w:pPr>
              <w:pStyle w:val="TextBody"/>
              <w:numPr>
                <w:ilvl w:val="0"/>
                <w:numId w:val="2"/>
              </w:numPr>
              <w:spacing w:before="0" w:after="140"/>
              <w:ind w:left="0" w:right="0" w:hanging="1889"/>
              <w:rPr>
                <w:sz w:val="22"/>
                <w:szCs w:val="22"/>
                <w:lang w:val="en-US"/>
              </w:rPr>
            </w:pPr>
            <w:r>
              <w:rPr>
                <w:sz w:val="22"/>
                <w:szCs w:val="22"/>
                <w:lang w:val="en-US"/>
              </w:rPr>
              <w:t>“</w:t>
            </w:r>
            <w:r>
              <w:rPr>
                <w:sz w:val="22"/>
                <w:szCs w:val="22"/>
                <w:lang w:val="en-US"/>
              </w:rPr>
              <w:t>Long Term Support</w:t>
            </w:r>
            <w:r>
              <w:rPr>
                <w:sz w:val="22"/>
                <w:szCs w:val="22"/>
                <w:lang w:val="en-US"/>
              </w:rPr>
              <w:t xml:space="preserve">”, </w:t>
            </w:r>
            <w:r>
              <w:rPr>
                <w:sz w:val="22"/>
                <w:szCs w:val="22"/>
                <w:lang w:val="en-US"/>
              </w:rPr>
              <w:t xml:space="preserve">an LTS version of software receives supports for many years to come and thus is more preferred for compatibility </w:t>
            </w:r>
          </w:p>
        </w:tc>
        <w:tc>
          <w:tcPr>
            <w:tcW w:w="1395" w:type="dxa"/>
            <w:tcBorders/>
          </w:tcPr>
          <w:p>
            <w:pPr>
              <w:pStyle w:val="TextBody"/>
              <w:numPr>
                <w:ilvl w:val="0"/>
                <w:numId w:val="2"/>
              </w:numPr>
              <w:spacing w:before="0" w:after="140"/>
              <w:ind w:left="0" w:right="0" w:hanging="1889"/>
              <w:rPr>
                <w:sz w:val="22"/>
                <w:szCs w:val="22"/>
              </w:rPr>
            </w:pPr>
            <w:r>
              <w:rPr>
                <w:sz w:val="22"/>
                <w:szCs w:val="22"/>
              </w:rPr>
            </w:r>
          </w:p>
        </w:tc>
      </w:tr>
      <w:tr>
        <w:trPr/>
        <w:tc>
          <w:tcPr>
            <w:tcW w:w="1440" w:type="dxa"/>
            <w:tcBorders/>
          </w:tcPr>
          <w:p>
            <w:pPr>
              <w:pStyle w:val="TextBody"/>
              <w:numPr>
                <w:ilvl w:val="0"/>
                <w:numId w:val="2"/>
              </w:numPr>
              <w:spacing w:before="0" w:after="140"/>
              <w:ind w:left="0" w:right="0" w:hanging="1889"/>
              <w:rPr>
                <w:sz w:val="22"/>
                <w:szCs w:val="22"/>
                <w:lang w:val="en-US"/>
              </w:rPr>
            </w:pPr>
            <w:r>
              <w:rPr>
                <w:sz w:val="22"/>
                <w:szCs w:val="22"/>
                <w:lang w:val="en-US"/>
              </w:rPr>
              <w:t>GUI</w:t>
            </w:r>
          </w:p>
        </w:tc>
        <w:tc>
          <w:tcPr>
            <w:tcW w:w="7380" w:type="dxa"/>
            <w:tcBorders/>
          </w:tcPr>
          <w:p>
            <w:pPr>
              <w:pStyle w:val="TextBody"/>
              <w:numPr>
                <w:ilvl w:val="0"/>
                <w:numId w:val="2"/>
              </w:numPr>
              <w:spacing w:before="0" w:after="140"/>
              <w:ind w:left="0" w:right="0" w:hanging="1889"/>
              <w:rPr>
                <w:sz w:val="22"/>
                <w:szCs w:val="22"/>
                <w:lang w:val="en-US"/>
              </w:rPr>
            </w:pPr>
            <w:r>
              <w:rPr>
                <w:sz w:val="22"/>
                <w:szCs w:val="22"/>
                <w:lang w:val="en-US"/>
              </w:rPr>
              <w:t>Graphical User Interface</w:t>
            </w:r>
          </w:p>
        </w:tc>
        <w:tc>
          <w:tcPr>
            <w:tcW w:w="1395" w:type="dxa"/>
            <w:tcBorders/>
          </w:tcPr>
          <w:p>
            <w:pPr>
              <w:pStyle w:val="TextBody"/>
              <w:numPr>
                <w:ilvl w:val="0"/>
                <w:numId w:val="2"/>
              </w:numPr>
              <w:spacing w:before="0" w:after="140"/>
              <w:ind w:left="0" w:right="0" w:hanging="1889"/>
              <w:rPr>
                <w:sz w:val="22"/>
                <w:szCs w:val="22"/>
              </w:rPr>
            </w:pPr>
            <w:r>
              <w:rPr>
                <w:sz w:val="22"/>
                <w:szCs w:val="22"/>
              </w:rPr>
            </w:r>
          </w:p>
        </w:tc>
      </w:tr>
      <w:tr>
        <w:trPr/>
        <w:tc>
          <w:tcPr>
            <w:tcW w:w="1440" w:type="dxa"/>
            <w:tcBorders/>
          </w:tcPr>
          <w:p>
            <w:pPr>
              <w:pStyle w:val="TextBody"/>
              <w:numPr>
                <w:ilvl w:val="0"/>
                <w:numId w:val="2"/>
              </w:numPr>
              <w:spacing w:before="0" w:after="140"/>
              <w:ind w:left="0" w:right="0" w:hanging="1889"/>
              <w:rPr>
                <w:sz w:val="22"/>
                <w:szCs w:val="22"/>
                <w:lang w:val="en-US"/>
              </w:rPr>
            </w:pPr>
            <w:r>
              <w:rPr>
                <w:sz w:val="22"/>
                <w:szCs w:val="22"/>
                <w:lang w:val="en-US"/>
              </w:rPr>
              <w:t>OptiTrack</w:t>
            </w:r>
          </w:p>
        </w:tc>
        <w:tc>
          <w:tcPr>
            <w:tcW w:w="7380" w:type="dxa"/>
            <w:tcBorders/>
          </w:tcPr>
          <w:p>
            <w:pPr>
              <w:pStyle w:val="TextBody"/>
              <w:numPr>
                <w:ilvl w:val="0"/>
                <w:numId w:val="2"/>
              </w:numPr>
              <w:spacing w:before="0" w:after="140"/>
              <w:ind w:left="0" w:right="0" w:hanging="1889"/>
              <w:rPr>
                <w:sz w:val="22"/>
                <w:szCs w:val="22"/>
                <w:lang w:val="en-US"/>
              </w:rPr>
            </w:pPr>
            <w:r>
              <w:rPr>
                <w:sz w:val="22"/>
                <w:szCs w:val="22"/>
                <w:lang w:val="en-US"/>
              </w:rPr>
              <w:t xml:space="preserve">Motion capture system, used to detect the drone position with a tracker </w:t>
            </w:r>
          </w:p>
        </w:tc>
        <w:tc>
          <w:tcPr>
            <w:tcW w:w="1395" w:type="dxa"/>
            <w:tcBorders/>
          </w:tcPr>
          <w:p>
            <w:pPr>
              <w:pStyle w:val="TextBody"/>
              <w:numPr>
                <w:ilvl w:val="0"/>
                <w:numId w:val="2"/>
              </w:numPr>
              <w:spacing w:before="0" w:after="140"/>
              <w:ind w:left="0" w:right="0" w:hanging="1889"/>
              <w:rPr>
                <w:sz w:val="22"/>
                <w:szCs w:val="22"/>
              </w:rPr>
            </w:pPr>
            <w:r>
              <w:rPr>
                <w:sz w:val="22"/>
                <w:szCs w:val="22"/>
              </w:rPr>
            </w:r>
          </w:p>
        </w:tc>
      </w:tr>
      <w:tr>
        <w:trPr/>
        <w:tc>
          <w:tcPr>
            <w:tcW w:w="1440" w:type="dxa"/>
            <w:tcBorders/>
          </w:tcPr>
          <w:p>
            <w:pPr>
              <w:pStyle w:val="TextBody"/>
              <w:numPr>
                <w:ilvl w:val="0"/>
                <w:numId w:val="2"/>
              </w:numPr>
              <w:spacing w:before="0" w:after="140"/>
              <w:ind w:left="0" w:right="0" w:hanging="1889"/>
              <w:rPr>
                <w:sz w:val="22"/>
                <w:szCs w:val="22"/>
                <w:lang w:val="en-US"/>
              </w:rPr>
            </w:pPr>
            <w:r>
              <w:rPr>
                <w:sz w:val="22"/>
                <w:szCs w:val="22"/>
                <w:lang w:val="en-US"/>
              </w:rPr>
              <w:t>Commander</w:t>
            </w:r>
          </w:p>
        </w:tc>
        <w:tc>
          <w:tcPr>
            <w:tcW w:w="7380" w:type="dxa"/>
            <w:tcBorders/>
          </w:tcPr>
          <w:p>
            <w:pPr>
              <w:pStyle w:val="TextBody"/>
              <w:numPr>
                <w:ilvl w:val="0"/>
                <w:numId w:val="2"/>
              </w:numPr>
              <w:spacing w:before="0" w:after="140"/>
              <w:ind w:left="0" w:right="0" w:hanging="1889"/>
              <w:rPr>
                <w:sz w:val="22"/>
                <w:szCs w:val="22"/>
                <w:lang w:val="en-US"/>
              </w:rPr>
            </w:pPr>
            <w:r>
              <w:rPr>
                <w:sz w:val="22"/>
                <w:szCs w:val="22"/>
                <w:lang w:val="en-US"/>
              </w:rPr>
              <w:t>Main computer from where the drone is controlled</w:t>
            </w:r>
          </w:p>
        </w:tc>
        <w:tc>
          <w:tcPr>
            <w:tcW w:w="1395" w:type="dxa"/>
            <w:tcBorders/>
          </w:tcPr>
          <w:p>
            <w:pPr>
              <w:pStyle w:val="TextBody"/>
              <w:numPr>
                <w:ilvl w:val="0"/>
                <w:numId w:val="2"/>
              </w:numPr>
              <w:spacing w:before="0" w:after="140"/>
              <w:ind w:left="0" w:right="0" w:hanging="1889"/>
              <w:rPr>
                <w:sz w:val="22"/>
                <w:szCs w:val="22"/>
              </w:rPr>
            </w:pPr>
            <w:r>
              <w:rPr>
                <w:sz w:val="22"/>
                <w:szCs w:val="22"/>
              </w:rPr>
            </w:r>
          </w:p>
        </w:tc>
      </w:tr>
      <w:tr>
        <w:trPr/>
        <w:tc>
          <w:tcPr>
            <w:tcW w:w="1440" w:type="dxa"/>
            <w:tcBorders/>
          </w:tcPr>
          <w:p>
            <w:pPr>
              <w:pStyle w:val="TextBody"/>
              <w:numPr>
                <w:ilvl w:val="0"/>
                <w:numId w:val="2"/>
              </w:numPr>
              <w:spacing w:before="0" w:after="140"/>
              <w:ind w:left="0" w:right="0" w:hanging="1889"/>
              <w:rPr>
                <w:sz w:val="22"/>
                <w:szCs w:val="22"/>
                <w:lang w:val="en-US"/>
              </w:rPr>
            </w:pPr>
            <w:r>
              <w:rPr>
                <w:sz w:val="22"/>
                <w:szCs w:val="22"/>
                <w:lang w:val="en-US"/>
              </w:rPr>
              <w:t>Companion</w:t>
            </w:r>
          </w:p>
        </w:tc>
        <w:tc>
          <w:tcPr>
            <w:tcW w:w="7380" w:type="dxa"/>
            <w:tcBorders/>
          </w:tcPr>
          <w:p>
            <w:pPr>
              <w:pStyle w:val="TextBody"/>
              <w:numPr>
                <w:ilvl w:val="0"/>
                <w:numId w:val="2"/>
              </w:numPr>
              <w:spacing w:before="0" w:after="140"/>
              <w:ind w:left="0" w:right="0" w:hanging="1889"/>
              <w:rPr>
                <w:sz w:val="22"/>
                <w:szCs w:val="22"/>
                <w:lang w:val="en-US"/>
              </w:rPr>
            </w:pPr>
            <w:r>
              <w:rPr>
                <w:sz w:val="22"/>
                <w:szCs w:val="22"/>
                <w:lang w:val="en-US"/>
              </w:rPr>
              <w:t>Single board computer mounted on the drone</w:t>
            </w:r>
          </w:p>
        </w:tc>
        <w:tc>
          <w:tcPr>
            <w:tcW w:w="1395" w:type="dxa"/>
            <w:tcBorders/>
          </w:tcPr>
          <w:p>
            <w:pPr>
              <w:pStyle w:val="TextBody"/>
              <w:numPr>
                <w:ilvl w:val="0"/>
                <w:numId w:val="2"/>
              </w:numPr>
              <w:spacing w:before="0" w:after="140"/>
              <w:ind w:left="0" w:right="0" w:hanging="1889"/>
              <w:rPr>
                <w:sz w:val="22"/>
                <w:szCs w:val="22"/>
              </w:rPr>
            </w:pPr>
            <w:r>
              <w:rPr>
                <w:sz w:val="22"/>
                <w:szCs w:val="22"/>
              </w:rPr>
            </w:r>
          </w:p>
        </w:tc>
      </w:tr>
    </w:tbl>
    <w:p>
      <w:pPr>
        <w:pStyle w:val="TextBody"/>
        <w:numPr>
          <w:ilvl w:val="0"/>
          <w:numId w:val="2"/>
        </w:numPr>
        <w:ind w:left="0" w:right="0" w:hanging="1889"/>
        <w:rPr>
          <w:sz w:val="22"/>
          <w:szCs w:val="22"/>
        </w:rPr>
      </w:pPr>
      <w:r>
        <w:rPr>
          <w:sz w:val="22"/>
          <w:szCs w:val="22"/>
        </w:rPr>
      </w:r>
    </w:p>
    <w:p>
      <w:pPr>
        <w:pStyle w:val="Normal"/>
        <w:keepNext w:val="true"/>
        <w:widowControl w:val="false"/>
        <w:numPr>
          <w:ilvl w:val="0"/>
          <w:numId w:val="0"/>
        </w:numPr>
        <w:tabs>
          <w:tab w:val="clear" w:pos="708"/>
          <w:tab w:val="left" w:pos="360" w:leader="none"/>
        </w:tabs>
        <w:suppressAutoHyphens w:val="true"/>
        <w:spacing w:before="850" w:after="29"/>
        <w:ind w:left="1782" w:right="0" w:hanging="0"/>
        <w:textAlignment w:val="baseline"/>
        <w:outlineLvl w:val="0"/>
        <w:rPr/>
      </w:pPr>
      <w:bookmarkStart w:id="1" w:name="__RefHeading___Toc2762_1094799731"/>
      <w:bookmarkEnd w:id="1"/>
      <w:r>
        <w:rPr>
          <w:b w:val="false"/>
          <w:bCs w:val="false"/>
          <w:kern w:val="2"/>
          <w:sz w:val="28"/>
          <w:szCs w:val="28"/>
          <w:lang w:eastAsia="zh-CN" w:bidi="hi-IN"/>
        </w:rPr>
        <w:t xml:space="preserve">1 </w:t>
      </w:r>
      <w:r>
        <w:rPr>
          <w:b/>
          <w:bCs/>
          <w:kern w:val="2"/>
          <w:sz w:val="28"/>
          <w:szCs w:val="28"/>
          <w:lang w:eastAsia="zh-CN" w:bidi="hi-IN"/>
        </w:rPr>
        <w:t>Introduction</w:t>
      </w:r>
    </w:p>
    <w:p>
      <w:pPr>
        <w:pStyle w:val="TextBody"/>
        <w:numPr>
          <w:ilvl w:val="0"/>
          <w:numId w:val="0"/>
        </w:numPr>
        <w:ind w:left="1782" w:right="0" w:hanging="0"/>
        <w:rPr>
          <w:sz w:val="22"/>
          <w:szCs w:val="22"/>
        </w:rPr>
      </w:pPr>
      <w:r>
        <w:rPr>
          <w:sz w:val="22"/>
          <w:szCs w:val="22"/>
        </w:rPr>
        <w:t>This is the list of components used and some reasons behind the choices that were made.</w:t>
      </w:r>
    </w:p>
    <w:p>
      <w:pPr>
        <w:pStyle w:val="TextBody"/>
        <w:numPr>
          <w:ilvl w:val="0"/>
          <w:numId w:val="0"/>
        </w:numPr>
        <w:ind w:left="1782" w:right="0" w:hanging="0"/>
        <w:rPr>
          <w:sz w:val="22"/>
          <w:szCs w:val="22"/>
        </w:rPr>
      </w:pPr>
      <w:r>
        <w:rPr>
          <w:sz w:val="22"/>
          <w:szCs w:val="22"/>
        </w:rPr>
        <w:t>This hardware can be swapped with other alternatives, depending on the availability of the components.</w:t>
      </w:r>
    </w:p>
    <w:p>
      <w:pPr>
        <w:pStyle w:val="TextBody"/>
        <w:numPr>
          <w:ilvl w:val="0"/>
          <w:numId w:val="0"/>
        </w:numPr>
        <w:ind w:left="1782" w:right="0" w:hanging="0"/>
        <w:rPr>
          <w:sz w:val="22"/>
          <w:szCs w:val="22"/>
        </w:rPr>
      </w:pPr>
      <w:r>
        <w:rPr>
          <w:sz w:val="22"/>
          <w:szCs w:val="22"/>
        </w:rPr>
      </w:r>
    </w:p>
    <w:p>
      <w:pPr>
        <w:pStyle w:val="Normal"/>
        <w:keepNext w:val="true"/>
        <w:widowControl w:val="false"/>
        <w:numPr>
          <w:ilvl w:val="0"/>
          <w:numId w:val="0"/>
        </w:numPr>
        <w:tabs>
          <w:tab w:val="clear" w:pos="708"/>
          <w:tab w:val="left" w:pos="360" w:leader="none"/>
        </w:tabs>
        <w:suppressAutoHyphens w:val="true"/>
        <w:spacing w:before="288" w:after="29"/>
        <w:ind w:left="1926" w:right="0" w:hanging="0"/>
        <w:textAlignment w:val="baseline"/>
        <w:outlineLvl w:val="1"/>
        <w:rPr/>
      </w:pPr>
      <w:bookmarkStart w:id="2" w:name="__RefHeading__420_15783587832"/>
      <w:bookmarkEnd w:id="2"/>
      <w:r>
        <w:rPr>
          <w:b w:val="false"/>
          <w:bCs w:val="false"/>
          <w:kern w:val="2"/>
          <w:sz w:val="28"/>
          <w:szCs w:val="28"/>
          <w:lang w:eastAsia="zh-CN" w:bidi="hi-IN"/>
        </w:rPr>
        <w:t>1.</w:t>
      </w:r>
      <w:r>
        <w:rPr>
          <w:b w:val="false"/>
          <w:bCs w:val="false"/>
          <w:kern w:val="2"/>
          <w:sz w:val="28"/>
          <w:szCs w:val="28"/>
          <w:lang w:eastAsia="zh-CN" w:bidi="hi-IN"/>
        </w:rPr>
        <w:t>2</w:t>
      </w:r>
      <w:r>
        <w:rPr>
          <w:b w:val="false"/>
          <w:bCs w:val="false"/>
          <w:kern w:val="2"/>
          <w:sz w:val="28"/>
          <w:szCs w:val="28"/>
          <w:lang w:eastAsia="zh-CN" w:bidi="hi-IN"/>
        </w:rPr>
        <w:t xml:space="preserve"> </w:t>
      </w:r>
      <w:r>
        <w:rPr>
          <w:rFonts w:ascii="Times New Roman" w:hAnsi="Times New Roman"/>
          <w:b/>
          <w:bCs/>
          <w:kern w:val="2"/>
          <w:sz w:val="28"/>
          <w:szCs w:val="28"/>
          <w:lang w:eastAsia="zh-CN" w:bidi="hi-IN"/>
        </w:rPr>
        <w:t xml:space="preserve"> </w:t>
      </w:r>
      <w:bookmarkStart w:id="3" w:name="_Toc4651733883"/>
      <w:r>
        <w:rPr>
          <w:rFonts w:ascii="Times New Roman" w:hAnsi="Times New Roman"/>
          <w:b/>
          <w:bCs/>
          <w:kern w:val="2"/>
          <w:sz w:val="28"/>
          <w:szCs w:val="28"/>
          <w:lang w:eastAsia="zh-CN" w:bidi="hi-IN"/>
        </w:rPr>
        <w:t>B</w:t>
      </w:r>
      <w:bookmarkEnd w:id="3"/>
      <w:r>
        <w:rPr>
          <w:rFonts w:ascii="Times New Roman" w:hAnsi="Times New Roman"/>
          <w:b/>
          <w:bCs/>
          <w:kern w:val="2"/>
          <w:sz w:val="28"/>
          <w:szCs w:val="28"/>
          <w:lang w:eastAsia="zh-CN" w:bidi="hi-IN"/>
        </w:rPr>
        <w:t>ackground and motivation</w:t>
      </w:r>
    </w:p>
    <w:p>
      <w:pPr>
        <w:pStyle w:val="TextBody"/>
        <w:numPr>
          <w:ilvl w:val="0"/>
          <w:numId w:val="2"/>
        </w:numPr>
        <w:ind w:left="0" w:right="0" w:hanging="1889"/>
        <w:rPr/>
      </w:pPr>
      <w:r>
        <w:rPr/>
        <w:t>asdasdad</w:t>
      </w:r>
    </w:p>
    <w:p>
      <w:pPr>
        <w:pStyle w:val="Normal"/>
        <w:widowControl w:val="false"/>
        <w:numPr>
          <w:ilvl w:val="0"/>
          <w:numId w:val="0"/>
        </w:numPr>
        <w:tabs>
          <w:tab w:val="clear" w:pos="708"/>
          <w:tab w:val="left" w:pos="360" w:leader="none"/>
        </w:tabs>
        <w:suppressAutoHyphens w:val="true"/>
        <w:spacing w:before="850" w:after="29"/>
        <w:ind w:left="1782" w:right="0" w:hanging="0"/>
        <w:textAlignment w:val="baseline"/>
        <w:outlineLvl w:val="0"/>
        <w:rPr/>
      </w:pPr>
      <w:bookmarkStart w:id="4" w:name="__RefHeading___Toc2766_1094799731"/>
      <w:bookmarkEnd w:id="4"/>
      <w:r>
        <w:rPr>
          <w:b w:val="false"/>
          <w:bCs w:val="false"/>
          <w:kern w:val="2"/>
          <w:sz w:val="28"/>
          <w:szCs w:val="28"/>
          <w:lang w:eastAsia="zh-CN" w:bidi="hi-IN"/>
        </w:rPr>
        <w:t>2</w:t>
      </w:r>
      <w:r>
        <w:rPr>
          <w:b w:val="false"/>
          <w:bCs w:val="false"/>
          <w:kern w:val="2"/>
          <w:sz w:val="28"/>
          <w:szCs w:val="28"/>
          <w:lang w:eastAsia="zh-CN" w:bidi="hi-IN"/>
        </w:rPr>
        <w:t xml:space="preserve"> </w:t>
      </w:r>
      <w:r>
        <w:rPr>
          <w:b/>
          <w:bCs/>
          <w:kern w:val="2"/>
          <w:sz w:val="28"/>
          <w:szCs w:val="28"/>
          <w:lang w:eastAsia="zh-CN" w:bidi="hi-IN"/>
        </w:rPr>
        <w:t>Hardware</w:t>
      </w:r>
    </w:p>
    <w:p>
      <w:pPr>
        <w:pStyle w:val="Normal"/>
        <w:widowControl w:val="false"/>
        <w:suppressAutoHyphens w:val="true"/>
        <w:ind w:left="0" w:right="0" w:firstLine="58"/>
        <w:jc w:val="both"/>
        <w:textAlignment w:val="baseline"/>
        <w:rPr>
          <w:kern w:val="2"/>
          <w:sz w:val="22"/>
          <w:szCs w:val="24"/>
          <w:lang w:val="en-US" w:eastAsia="zh-CN" w:bidi="hi-IN"/>
        </w:rPr>
      </w:pPr>
      <w:r>
        <w:rPr>
          <w:kern w:val="2"/>
          <w:sz w:val="22"/>
          <w:szCs w:val="24"/>
          <w:lang w:val="en-US" w:eastAsia="zh-CN" w:bidi="hi-IN"/>
        </w:rPr>
        <w:t>This is the list of components used and some reasons behind the choices that were made.</w:t>
      </w:r>
    </w:p>
    <w:p>
      <w:pPr>
        <w:pStyle w:val="Normal"/>
        <w:widowControl w:val="false"/>
        <w:suppressAutoHyphens w:val="true"/>
        <w:ind w:left="0" w:right="0" w:firstLine="58"/>
        <w:jc w:val="both"/>
        <w:textAlignment w:val="baseline"/>
        <w:rPr>
          <w:kern w:val="2"/>
          <w:sz w:val="22"/>
          <w:szCs w:val="24"/>
          <w:lang w:val="en-US" w:eastAsia="zh-CN" w:bidi="hi-IN"/>
        </w:rPr>
      </w:pPr>
      <w:r>
        <w:rPr>
          <w:kern w:val="2"/>
          <w:sz w:val="22"/>
          <w:szCs w:val="24"/>
          <w:lang w:val="en-US" w:eastAsia="zh-CN" w:bidi="hi-IN"/>
        </w:rPr>
        <w:t>This hardware can be swapped with other alternatives, depending on the availability of the components.</w:t>
      </w:r>
    </w:p>
    <w:p>
      <w:pPr>
        <w:pStyle w:val="Normal"/>
        <w:widowControl w:val="false"/>
        <w:suppressAutoHyphens w:val="true"/>
        <w:ind w:left="0" w:right="0" w:firstLine="58"/>
        <w:jc w:val="both"/>
        <w:textAlignment w:val="baseline"/>
        <w:rPr>
          <w:kern w:val="2"/>
          <w:sz w:val="22"/>
          <w:lang w:val="en-US" w:eastAsia="zh-CN" w:bidi="hi-IN"/>
        </w:rPr>
      </w:pPr>
      <w:r>
        <w:rPr>
          <w:kern w:val="2"/>
          <w:sz w:val="22"/>
          <w:lang w:val="en-US" w:eastAsia="zh-CN" w:bidi="hi-IN"/>
        </w:rPr>
      </w:r>
    </w:p>
    <w:p>
      <w:pPr>
        <w:pStyle w:val="Normal"/>
        <w:keepNext w:val="true"/>
        <w:widowControl w:val="false"/>
        <w:numPr>
          <w:ilvl w:val="0"/>
          <w:numId w:val="0"/>
        </w:numPr>
        <w:tabs>
          <w:tab w:val="clear" w:pos="708"/>
          <w:tab w:val="left" w:pos="360" w:leader="none"/>
        </w:tabs>
        <w:suppressAutoHyphens w:val="true"/>
        <w:spacing w:before="288" w:after="29"/>
        <w:ind w:left="1926" w:right="0" w:hanging="0"/>
        <w:textAlignment w:val="baseline"/>
        <w:outlineLvl w:val="1"/>
        <w:rPr/>
      </w:pPr>
      <w:bookmarkStart w:id="5" w:name="__RefHeading__420_1578358783"/>
      <w:bookmarkEnd w:id="5"/>
      <w:r>
        <w:rPr>
          <w:b w:val="false"/>
          <w:bCs w:val="false"/>
          <w:kern w:val="2"/>
          <w:sz w:val="28"/>
          <w:szCs w:val="28"/>
          <w:lang w:eastAsia="zh-CN" w:bidi="hi-IN"/>
        </w:rPr>
        <w:t>2</w:t>
      </w:r>
      <w:r>
        <w:rPr>
          <w:b w:val="false"/>
          <w:bCs w:val="false"/>
          <w:kern w:val="2"/>
          <w:sz w:val="28"/>
          <w:szCs w:val="28"/>
          <w:lang w:eastAsia="zh-CN" w:bidi="hi-IN"/>
        </w:rPr>
        <w:t xml:space="preserve">.1 </w:t>
      </w:r>
      <w:r>
        <w:rPr>
          <w:rFonts w:ascii="Times New Roman" w:hAnsi="Times New Roman"/>
          <w:b/>
          <w:bCs/>
          <w:kern w:val="2"/>
          <w:sz w:val="28"/>
          <w:szCs w:val="28"/>
          <w:lang w:eastAsia="zh-CN" w:bidi="hi-IN"/>
        </w:rPr>
        <w:t xml:space="preserve"> </w:t>
      </w:r>
      <w:bookmarkStart w:id="6" w:name="_Toc465173388"/>
      <w:bookmarkStart w:id="7" w:name="_Toc46517338811"/>
      <w:r>
        <w:rPr>
          <w:rFonts w:ascii="Times New Roman" w:hAnsi="Times New Roman"/>
          <w:b/>
          <w:bCs/>
          <w:kern w:val="2"/>
          <w:sz w:val="28"/>
          <w:szCs w:val="28"/>
          <w:lang w:eastAsia="zh-CN" w:bidi="hi-IN"/>
        </w:rPr>
        <w:t>Holybro X500 V2 Development Ki</w:t>
      </w:r>
      <w:bookmarkEnd w:id="7"/>
      <w:r>
        <w:rPr>
          <w:rFonts w:ascii="Times New Roman" w:hAnsi="Times New Roman"/>
          <w:b/>
          <w:bCs/>
          <w:kern w:val="2"/>
          <w:sz w:val="28"/>
          <w:szCs w:val="28"/>
          <w:lang w:eastAsia="zh-CN" w:bidi="hi-IN"/>
        </w:rPr>
        <w:t>t</w:t>
      </w:r>
      <w:bookmarkEnd w:id="6"/>
    </w:p>
    <w:p>
      <w:pPr>
        <w:pStyle w:val="TextBody"/>
        <w:widowControl/>
        <w:numPr>
          <w:ilvl w:val="0"/>
          <w:numId w:val="0"/>
        </w:numPr>
        <w:bidi w:val="0"/>
        <w:spacing w:lineRule="auto" w:line="276" w:before="0" w:after="140"/>
        <w:ind w:left="1386" w:right="0" w:hanging="0"/>
        <w:jc w:val="both"/>
        <w:rPr/>
      </w:pPr>
      <w:r>
        <w:rPr>
          <w:b w:val="false"/>
          <w:bCs w:val="false"/>
          <w:kern w:val="2"/>
          <w:sz w:val="22"/>
          <w:szCs w:val="22"/>
          <w:lang w:eastAsia="zh-CN" w:bidi="hi-IN"/>
        </w:rPr>
        <w:t>M</w:t>
      </w:r>
      <w:r>
        <w:rPr>
          <w:b w:val="false"/>
          <w:bCs w:val="false"/>
          <w:kern w:val="2"/>
          <w:sz w:val="22"/>
          <w:szCs w:val="22"/>
          <w:lang w:eastAsia="zh-CN" w:bidi="hi-IN"/>
        </w:rPr>
        <w:t xml:space="preserve">ain frame of the drone, it’s a good all-in-one solution for a quadcopter, it mounts 4  920 Kv motors, perfect for this application, </w:t>
      </w:r>
      <w:r>
        <w:rPr>
          <w:b w:val="false"/>
          <w:bCs w:val="false"/>
          <w:kern w:val="2"/>
          <w:sz w:val="22"/>
          <w:szCs w:val="22"/>
          <w:lang w:eastAsia="zh-CN" w:bidi="hi-IN"/>
        </w:rPr>
        <w:t>lower Kv motors offer more torque and less fan speed, which is desired in this application give the weight of the whole system, a higher Kv motor would strugle more.</w:t>
      </w:r>
    </w:p>
    <w:p>
      <w:pPr>
        <w:pStyle w:val="TextBody"/>
        <w:widowControl/>
        <w:numPr>
          <w:ilvl w:val="0"/>
          <w:numId w:val="0"/>
        </w:numPr>
        <w:suppressAutoHyphens w:val="true"/>
        <w:bidi w:val="0"/>
        <w:spacing w:lineRule="auto" w:line="276" w:before="0" w:after="140"/>
        <w:ind w:left="1386" w:right="0" w:hanging="0"/>
        <w:jc w:val="both"/>
        <w:textAlignment w:val="baseline"/>
        <w:rPr/>
      </w:pPr>
      <w:bookmarkStart w:id="8" w:name="__RefHeading___Toc4203_1235905857"/>
      <w:bookmarkEnd w:id="8"/>
      <w:r>
        <w:rPr>
          <w:color w:val="000000"/>
          <w:kern w:val="2"/>
          <w:sz w:val="22"/>
          <w:lang w:val="en-US" w:eastAsia="zh-CN" w:bidi="hi-IN"/>
        </w:rPr>
        <w:t xml:space="preserve">The </w:t>
      </w:r>
      <w:r>
        <w:rPr>
          <w:rFonts w:eastAsia="Arial" w:cs="Arial"/>
          <w:color w:val="000000"/>
          <w:kern w:val="2"/>
          <w:sz w:val="22"/>
          <w:highlight w:val="white"/>
          <w:lang w:val="en-US" w:eastAsia="zh-CN" w:bidi="hi-IN"/>
        </w:rPr>
        <w:t xml:space="preserve">Pixhawk 6C flight controller offers the right connectivity that we need for this esoteric application and easily provides the CPU and RAM </w:t>
      </w:r>
      <w:r>
        <w:rPr>
          <w:rFonts w:eastAsia="Arial" w:cs="Arial"/>
          <w:color w:val="000000"/>
          <w:kern w:val="2"/>
          <w:sz w:val="22"/>
          <w:szCs w:val="24"/>
          <w:highlight w:val="white"/>
          <w:lang w:val="en-US" w:eastAsia="zh-CN" w:bidi="hi-IN"/>
        </w:rPr>
        <w:t>that</w:t>
      </w:r>
      <w:r>
        <w:rPr>
          <w:rFonts w:eastAsia="Arial" w:cs="Arial"/>
          <w:color w:val="000000"/>
          <w:kern w:val="2"/>
          <w:sz w:val="22"/>
          <w:highlight w:val="white"/>
          <w:lang w:val="en-US" w:eastAsia="zh-CN" w:bidi="hi-IN"/>
        </w:rPr>
        <w:t xml:space="preserve"> we need.</w:t>
      </w:r>
      <w:r>
        <mc:AlternateContent>
          <mc:Choice Requires="wps">
            <w:drawing>
              <wp:anchor behindDoc="0" distT="0" distB="0" distL="0" distR="0" simplePos="0" locked="0" layoutInCell="1" allowOverlap="1" relativeHeight="21">
                <wp:simplePos x="0" y="0"/>
                <wp:positionH relativeFrom="column">
                  <wp:posOffset>2487295</wp:posOffset>
                </wp:positionH>
                <wp:positionV relativeFrom="paragraph">
                  <wp:posOffset>91440</wp:posOffset>
                </wp:positionV>
                <wp:extent cx="3330575" cy="2706370"/>
                <wp:effectExtent l="0" t="0" r="0" b="0"/>
                <wp:wrapSquare wrapText="largest"/>
                <wp:docPr id="2" name="Frame12"/>
                <a:graphic xmlns:a="http://schemas.openxmlformats.org/drawingml/2006/main">
                  <a:graphicData uri="http://schemas.microsoft.com/office/word/2010/wordprocessingShape">
                    <wps:wsp>
                      <wps:cNvSpPr txBox="1"/>
                      <wps:spPr>
                        <a:xfrm>
                          <a:off x="0" y="0"/>
                          <a:ext cx="3330575" cy="2706370"/>
                        </a:xfrm>
                        <a:prstGeom prst="rect"/>
                      </wps:spPr>
                      <wps:txbx>
                        <w:txbxContent>
                          <w:p>
                            <w:pPr>
                              <w:pStyle w:val="Figure"/>
                              <w:spacing w:before="120" w:after="120"/>
                              <w:rPr/>
                            </w:pPr>
                            <w:r>
                              <w:rPr/>
                              <w:drawing>
                                <wp:inline distT="0" distB="0" distL="0" distR="0">
                                  <wp:extent cx="3330575" cy="2898775"/>
                                  <wp:effectExtent l="0" t="0" r="0" b="0"/>
                                  <wp:docPr id="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descr=""/>
                                          <pic:cNvPicPr>
                                            <a:picLocks noChangeAspect="1" noChangeArrowheads="1"/>
                                          </pic:cNvPicPr>
                                        </pic:nvPicPr>
                                        <pic:blipFill>
                                          <a:blip r:embed="rId8"/>
                                          <a:stretch>
                                            <a:fillRect/>
                                          </a:stretch>
                                        </pic:blipFill>
                                        <pic:spPr bwMode="auto">
                                          <a:xfrm>
                                            <a:off x="0" y="0"/>
                                            <a:ext cx="3330575" cy="2898775"/>
                                          </a:xfrm>
                                          <a:prstGeom prst="rect">
                                            <a:avLst/>
                                          </a:prstGeom>
                                        </pic:spPr>
                                      </pic:pic>
                                    </a:graphicData>
                                  </a:graphic>
                                </wp:inline>
                              </w:drawing>
                              <w:t xml:space="preserve">Figure </w:t>
                            </w:r>
                            <w:r>
                              <w:rPr/>
                              <w:fldChar w:fldCharType="begin"/>
                            </w:r>
                            <w:r>
                              <w:rPr/>
                              <w:instrText> SEQ Figure \* ARABIC </w:instrText>
                            </w:r>
                            <w:r>
                              <w:rPr/>
                              <w:fldChar w:fldCharType="separate"/>
                            </w:r>
                            <w:r>
                              <w:rPr/>
                              <w:t>1</w:t>
                            </w:r>
                            <w:r>
                              <w:rPr/>
                              <w:fldChar w:fldCharType="end"/>
                            </w:r>
                            <w:r>
                              <w:rPr/>
                              <w:t xml:space="preserve">: Holybro X500 V2 Development Kit </w:t>
                            </w:r>
                            <w:r>
                              <w:rPr/>
                              <w:fldChar w:fldCharType="begin"/>
                            </w:r>
                            <w:r>
                              <w:rPr/>
                              <w:instrText> CITATION  "[01]"</w:instrText>
                            </w:r>
                            <w:r>
                              <w:rPr/>
                              <w:fldChar w:fldCharType="separate"/>
                            </w:r>
                            <w:r>
                              <w:rPr/>
                            </w:r>
                            <w:r>
                              <w:rPr/>
                              <w:fldChar w:fldCharType="end"/>
                            </w:r>
                          </w:p>
                        </w:txbxContent>
                      </wps:txbx>
                      <wps:bodyPr anchor="t" lIns="0" tIns="0" rIns="0" bIns="0">
                        <a:noAutofit/>
                      </wps:bodyPr>
                    </wps:wsp>
                  </a:graphicData>
                </a:graphic>
              </wp:anchor>
            </w:drawing>
          </mc:Choice>
          <mc:Fallback>
            <w:pict>
              <v:rect style="position:absolute;rotation:0;width:262.25pt;height:213.1pt;mso-wrap-distance-left:0pt;mso-wrap-distance-right:0pt;mso-wrap-distance-top:0pt;mso-wrap-distance-bottom:0pt;margin-top:7.2pt;mso-position-vertical-relative:text;margin-left:195.85pt;mso-position-horizontal-relative:text">
                <v:textbox inset="0in,0in,0in,0in">
                  <w:txbxContent>
                    <w:p>
                      <w:pPr>
                        <w:pStyle w:val="Figure"/>
                        <w:spacing w:before="120" w:after="120"/>
                        <w:rPr/>
                      </w:pPr>
                      <w:r>
                        <w:rPr/>
                        <w:drawing>
                          <wp:inline distT="0" distB="0" distL="0" distR="0">
                            <wp:extent cx="3330575" cy="2898775"/>
                            <wp:effectExtent l="0" t="0" r="0" b="0"/>
                            <wp:docPr id="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 descr=""/>
                                    <pic:cNvPicPr>
                                      <a:picLocks noChangeAspect="1" noChangeArrowheads="1"/>
                                    </pic:cNvPicPr>
                                  </pic:nvPicPr>
                                  <pic:blipFill>
                                    <a:blip r:embed="rId8"/>
                                    <a:stretch>
                                      <a:fillRect/>
                                    </a:stretch>
                                  </pic:blipFill>
                                  <pic:spPr bwMode="auto">
                                    <a:xfrm>
                                      <a:off x="0" y="0"/>
                                      <a:ext cx="3330575" cy="2898775"/>
                                    </a:xfrm>
                                    <a:prstGeom prst="rect">
                                      <a:avLst/>
                                    </a:prstGeom>
                                  </pic:spPr>
                                </pic:pic>
                              </a:graphicData>
                            </a:graphic>
                          </wp:inline>
                        </w:drawing>
                        <w:t xml:space="preserve">Figure </w:t>
                      </w:r>
                      <w:r>
                        <w:rPr/>
                        <w:fldChar w:fldCharType="begin"/>
                      </w:r>
                      <w:r>
                        <w:rPr/>
                        <w:instrText> SEQ Figure \* ARABIC </w:instrText>
                      </w:r>
                      <w:r>
                        <w:rPr/>
                        <w:fldChar w:fldCharType="separate"/>
                      </w:r>
                      <w:r>
                        <w:rPr/>
                        <w:t>1</w:t>
                      </w:r>
                      <w:r>
                        <w:rPr/>
                        <w:fldChar w:fldCharType="end"/>
                      </w:r>
                      <w:r>
                        <w:rPr/>
                        <w:t xml:space="preserve">: Holybro X500 V2 Development Kit </w:t>
                      </w:r>
                      <w:r>
                        <w:rPr/>
                        <w:fldChar w:fldCharType="begin"/>
                      </w:r>
                      <w:r>
                        <w:rPr/>
                        <w:instrText> CITATION  "[01]"</w:instrText>
                      </w:r>
                      <w:r>
                        <w:rPr/>
                        <w:fldChar w:fldCharType="separate"/>
                      </w:r>
                      <w:r>
                        <w:rPr/>
                      </w:r>
                      <w:r>
                        <w:rPr/>
                        <w:fldChar w:fldCharType="end"/>
                      </w:r>
                    </w:p>
                  </w:txbxContent>
                </v:textbox>
                <w10:wrap type="square" side="left"/>
              </v:rect>
            </w:pict>
          </mc:Fallback>
        </mc:AlternateContent>
      </w:r>
    </w:p>
    <w:p>
      <w:pPr>
        <w:pStyle w:val="Normal"/>
        <w:widowControl w:val="false"/>
        <w:numPr>
          <w:ilvl w:val="0"/>
          <w:numId w:val="0"/>
        </w:numPr>
        <w:tabs>
          <w:tab w:val="clear" w:pos="708"/>
          <w:tab w:val="left" w:pos="360" w:leader="none"/>
        </w:tabs>
        <w:suppressAutoHyphens w:val="true"/>
        <w:spacing w:before="288" w:after="29"/>
        <w:ind w:left="1926" w:right="0" w:hanging="0"/>
        <w:jc w:val="both"/>
        <w:textAlignment w:val="baseline"/>
        <w:outlineLvl w:val="1"/>
        <w:rPr>
          <w:b w:val="false"/>
          <w:b w:val="false"/>
          <w:bCs w:val="false"/>
          <w:kern w:val="2"/>
          <w:sz w:val="28"/>
          <w:szCs w:val="28"/>
          <w:lang w:eastAsia="zh-CN" w:bidi="hi-IN"/>
        </w:rPr>
      </w:pPr>
      <w:r>
        <w:rPr>
          <w:b w:val="false"/>
          <w:bCs w:val="false"/>
          <w:kern w:val="2"/>
          <w:sz w:val="28"/>
          <w:szCs w:val="28"/>
          <w:lang w:eastAsia="zh-CN" w:bidi="hi-IN"/>
        </w:rPr>
      </w:r>
    </w:p>
    <w:p>
      <w:pPr>
        <w:pStyle w:val="Normal"/>
        <w:widowControl w:val="false"/>
        <w:numPr>
          <w:ilvl w:val="0"/>
          <w:numId w:val="0"/>
        </w:numPr>
        <w:tabs>
          <w:tab w:val="clear" w:pos="708"/>
          <w:tab w:val="left" w:pos="360" w:leader="none"/>
        </w:tabs>
        <w:suppressAutoHyphens w:val="true"/>
        <w:spacing w:before="288" w:after="29"/>
        <w:ind w:left="1926" w:right="0" w:hanging="0"/>
        <w:textAlignment w:val="baseline"/>
        <w:outlineLvl w:val="1"/>
        <w:rPr>
          <w:b w:val="false"/>
          <w:b w:val="false"/>
          <w:bCs w:val="false"/>
          <w:kern w:val="2"/>
          <w:sz w:val="28"/>
          <w:szCs w:val="28"/>
          <w:lang w:eastAsia="zh-CN" w:bidi="hi-IN"/>
        </w:rPr>
      </w:pPr>
      <w:r>
        <w:rPr>
          <w:b w:val="false"/>
          <w:bCs w:val="false"/>
          <w:kern w:val="2"/>
          <w:sz w:val="28"/>
          <w:szCs w:val="28"/>
          <w:lang w:eastAsia="zh-CN" w:bidi="hi-IN"/>
        </w:rPr>
      </w:r>
    </w:p>
    <w:p>
      <w:pPr>
        <w:pStyle w:val="Normal"/>
        <w:widowControl w:val="false"/>
        <w:numPr>
          <w:ilvl w:val="0"/>
          <w:numId w:val="0"/>
        </w:numPr>
        <w:tabs>
          <w:tab w:val="clear" w:pos="708"/>
          <w:tab w:val="left" w:pos="360" w:leader="none"/>
        </w:tabs>
        <w:suppressAutoHyphens w:val="true"/>
        <w:spacing w:before="288" w:after="29"/>
        <w:ind w:left="0" w:right="0" w:hanging="0"/>
        <w:textAlignment w:val="baseline"/>
        <w:outlineLvl w:val="1"/>
        <w:rPr>
          <w:b w:val="false"/>
          <w:b w:val="false"/>
          <w:bCs w:val="false"/>
          <w:kern w:val="2"/>
          <w:sz w:val="28"/>
          <w:szCs w:val="28"/>
          <w:lang w:eastAsia="zh-CN" w:bidi="hi-IN"/>
        </w:rPr>
      </w:pPr>
      <w:r>
        <w:rPr>
          <w:b w:val="false"/>
          <w:bCs w:val="false"/>
          <w:kern w:val="2"/>
          <w:sz w:val="28"/>
          <w:szCs w:val="28"/>
          <w:lang w:eastAsia="zh-CN" w:bidi="hi-IN"/>
        </w:rPr>
      </w:r>
    </w:p>
    <w:p>
      <w:pPr>
        <w:pStyle w:val="Normal"/>
        <w:widowControl w:val="false"/>
        <w:numPr>
          <w:ilvl w:val="0"/>
          <w:numId w:val="0"/>
        </w:numPr>
        <w:tabs>
          <w:tab w:val="clear" w:pos="708"/>
          <w:tab w:val="left" w:pos="360" w:leader="none"/>
        </w:tabs>
        <w:suppressAutoHyphens w:val="true"/>
        <w:spacing w:before="288" w:after="29"/>
        <w:ind w:left="0" w:right="0" w:hanging="0"/>
        <w:textAlignment w:val="baseline"/>
        <w:outlineLvl w:val="1"/>
        <w:rPr>
          <w:b w:val="false"/>
          <w:b w:val="false"/>
          <w:bCs w:val="false"/>
          <w:kern w:val="2"/>
          <w:sz w:val="28"/>
          <w:szCs w:val="28"/>
          <w:lang w:eastAsia="zh-CN" w:bidi="hi-IN"/>
        </w:rPr>
      </w:pPr>
      <w:r>
        <w:rPr>
          <w:b w:val="false"/>
          <w:bCs w:val="false"/>
          <w:kern w:val="2"/>
          <w:sz w:val="28"/>
          <w:szCs w:val="28"/>
          <w:lang w:eastAsia="zh-CN" w:bidi="hi-IN"/>
        </w:rPr>
      </w:r>
    </w:p>
    <w:p>
      <w:pPr>
        <w:pStyle w:val="Normal"/>
        <w:widowControl w:val="false"/>
        <w:numPr>
          <w:ilvl w:val="0"/>
          <w:numId w:val="0"/>
        </w:numPr>
        <w:tabs>
          <w:tab w:val="clear" w:pos="708"/>
          <w:tab w:val="left" w:pos="360" w:leader="none"/>
        </w:tabs>
        <w:suppressAutoHyphens w:val="true"/>
        <w:spacing w:before="288" w:after="29"/>
        <w:ind w:left="1926" w:right="0" w:hanging="0"/>
        <w:textAlignment w:val="baseline"/>
        <w:outlineLvl w:val="1"/>
        <w:rPr>
          <w:b w:val="false"/>
          <w:b w:val="false"/>
          <w:bCs w:val="false"/>
          <w:kern w:val="2"/>
          <w:sz w:val="28"/>
          <w:szCs w:val="28"/>
          <w:lang w:eastAsia="zh-CN" w:bidi="hi-IN"/>
        </w:rPr>
      </w:pPr>
      <w:r>
        <w:rPr>
          <w:b w:val="false"/>
          <w:bCs w:val="false"/>
          <w:kern w:val="2"/>
          <w:sz w:val="28"/>
          <w:szCs w:val="28"/>
          <w:lang w:eastAsia="zh-CN" w:bidi="hi-IN"/>
        </w:rPr>
      </w:r>
    </w:p>
    <w:p>
      <w:pPr>
        <w:pStyle w:val="Normal"/>
        <w:widowControl w:val="false"/>
        <w:numPr>
          <w:ilvl w:val="0"/>
          <w:numId w:val="0"/>
        </w:numPr>
        <w:tabs>
          <w:tab w:val="clear" w:pos="708"/>
          <w:tab w:val="left" w:pos="360" w:leader="none"/>
        </w:tabs>
        <w:suppressAutoHyphens w:val="true"/>
        <w:spacing w:before="288" w:after="29"/>
        <w:ind w:left="1926" w:right="0" w:hanging="0"/>
        <w:textAlignment w:val="baseline"/>
        <w:outlineLvl w:val="1"/>
        <w:rPr>
          <w:b w:val="false"/>
          <w:b w:val="false"/>
          <w:bCs w:val="false"/>
          <w:kern w:val="2"/>
          <w:sz w:val="28"/>
          <w:szCs w:val="28"/>
          <w:lang w:eastAsia="zh-CN" w:bidi="hi-IN"/>
        </w:rPr>
      </w:pPr>
      <w:r>
        <w:rPr>
          <w:b w:val="false"/>
          <w:bCs w:val="false"/>
          <w:kern w:val="2"/>
          <w:sz w:val="28"/>
          <w:szCs w:val="28"/>
          <w:lang w:eastAsia="zh-CN" w:bidi="hi-IN"/>
        </w:rPr>
      </w:r>
    </w:p>
    <w:p>
      <w:pPr>
        <w:pStyle w:val="Normal"/>
        <w:widowControl w:val="false"/>
        <w:numPr>
          <w:ilvl w:val="0"/>
          <w:numId w:val="0"/>
        </w:numPr>
        <w:tabs>
          <w:tab w:val="clear" w:pos="708"/>
          <w:tab w:val="left" w:pos="360" w:leader="none"/>
        </w:tabs>
        <w:suppressAutoHyphens w:val="true"/>
        <w:spacing w:before="288" w:after="29"/>
        <w:ind w:left="1926" w:right="0" w:hanging="0"/>
        <w:textAlignment w:val="baseline"/>
        <w:outlineLvl w:val="1"/>
        <w:rPr/>
      </w:pPr>
      <w:bookmarkStart w:id="9" w:name="__RefHeading___Toc4834_1235905857"/>
      <w:bookmarkEnd w:id="9"/>
      <w:r>
        <w:rPr>
          <w:b w:val="false"/>
          <w:bCs w:val="false"/>
          <w:kern w:val="2"/>
          <w:sz w:val="28"/>
          <w:szCs w:val="28"/>
          <w:lang w:eastAsia="zh-CN" w:bidi="hi-IN"/>
        </w:rPr>
        <w:t>2</w:t>
      </w:r>
      <w:r>
        <w:rPr>
          <w:b w:val="false"/>
          <w:bCs w:val="false"/>
          <w:kern w:val="2"/>
          <w:sz w:val="28"/>
          <w:szCs w:val="28"/>
          <w:lang w:eastAsia="zh-CN" w:bidi="hi-IN"/>
        </w:rPr>
        <w:t>.2</w:t>
      </w:r>
      <w:r>
        <w:rPr>
          <w:b w:val="false"/>
          <w:bCs w:val="false"/>
          <w:kern w:val="2"/>
          <w:sz w:val="28"/>
          <w:szCs w:val="28"/>
          <w:lang w:eastAsia="zh-CN" w:bidi="hi-IN"/>
        </w:rPr>
        <w:t xml:space="preserve"> </w:t>
      </w:r>
      <w:bookmarkStart w:id="10" w:name="_Toc4651733881"/>
      <w:r>
        <w:rPr>
          <w:rFonts w:eastAsia="Arial" w:cs="Arial" w:ascii="Times New Roman" w:hAnsi="Times New Roman"/>
          <w:b/>
          <w:bCs/>
          <w:color w:val="000000"/>
          <w:kern w:val="2"/>
          <w:sz w:val="28"/>
          <w:szCs w:val="28"/>
          <w:highlight w:val="white"/>
          <w:lang w:eastAsia="en-US" w:bidi="hi-IN"/>
        </w:rPr>
        <w:t>5000 mAh Li-</w:t>
      </w:r>
      <w:r>
        <w:rPr>
          <w:rFonts w:eastAsia="Arial" w:cs="Arial" w:ascii="Times New Roman" w:hAnsi="Times New Roman"/>
          <w:b/>
          <w:bCs/>
          <w:color w:val="000000"/>
          <w:kern w:val="2"/>
          <w:sz w:val="28"/>
          <w:szCs w:val="28"/>
          <w:highlight w:val="white"/>
          <w:lang w:eastAsia="en-US" w:bidi="hi-IN"/>
        </w:rPr>
        <w:t>P</w:t>
      </w:r>
      <w:r>
        <w:rPr>
          <w:rFonts w:eastAsia="Arial" w:cs="Arial" w:ascii="Times New Roman" w:hAnsi="Times New Roman"/>
          <w:b/>
          <w:bCs/>
          <w:color w:val="000000"/>
          <w:kern w:val="2"/>
          <w:sz w:val="28"/>
          <w:szCs w:val="28"/>
          <w:highlight w:val="white"/>
          <w:lang w:eastAsia="en-US" w:bidi="hi-IN"/>
        </w:rPr>
        <w:t>o batteries</w:t>
      </w:r>
      <w:bookmarkEnd w:id="10"/>
    </w:p>
    <w:p>
      <w:pPr>
        <w:pStyle w:val="TextBody"/>
        <w:numPr>
          <w:ilvl w:val="0"/>
          <w:numId w:val="2"/>
        </w:numPr>
        <w:ind w:left="0" w:right="0" w:hanging="1889"/>
        <w:rPr>
          <w:sz w:val="22"/>
          <w:szCs w:val="22"/>
        </w:rPr>
      </w:pPr>
      <w:r>
        <w:rPr>
          <w:rFonts w:eastAsia="Arial" w:cs="Arial"/>
          <w:b w:val="false"/>
          <w:bCs w:val="false"/>
          <w:color w:val="000000"/>
          <w:sz w:val="22"/>
          <w:szCs w:val="22"/>
          <w:highlight w:val="white"/>
          <w:lang w:eastAsia="en-US"/>
        </w:rPr>
        <w:t>A</w:t>
      </w:r>
      <w:r>
        <w:rPr>
          <w:rFonts w:eastAsia="Arial" w:cs="Arial"/>
          <w:b w:val="false"/>
          <w:bCs w:val="false"/>
          <w:color w:val="000000"/>
          <w:sz w:val="22"/>
          <w:szCs w:val="22"/>
          <w:highlight w:val="white"/>
          <w:lang w:eastAsia="en-US"/>
        </w:rPr>
        <w:t xml:space="preserve"> massive 5000 mAh Li-Po battery powers the motors, the flight controller </w:t>
      </w:r>
      <w:r>
        <w:rPr>
          <w:rFonts w:eastAsia="Arial" w:cs="Arial"/>
          <w:b w:val="false"/>
          <w:bCs w:val="false"/>
          <w:color w:val="000000"/>
          <w:sz w:val="22"/>
          <w:szCs w:val="22"/>
          <w:highlight w:val="white"/>
          <w:lang w:eastAsia="en-US"/>
        </w:rPr>
        <w:t>and</w:t>
      </w:r>
      <w:r>
        <w:rPr>
          <w:rFonts w:eastAsia="Arial" w:cs="Arial"/>
          <w:b w:val="false"/>
          <w:bCs w:val="false"/>
          <w:color w:val="000000"/>
          <w:sz w:val="22"/>
          <w:szCs w:val="22"/>
          <w:highlight w:val="white"/>
          <w:lang w:eastAsia="en-US"/>
        </w:rPr>
        <w:t xml:space="preserve"> the companion computer.</w:t>
      </w:r>
    </w:p>
    <w:p>
      <w:pPr>
        <w:pStyle w:val="TextBody"/>
        <w:numPr>
          <w:ilvl w:val="0"/>
          <w:numId w:val="2"/>
        </w:numPr>
        <w:ind w:left="0" w:right="0" w:hanging="1889"/>
        <w:rPr>
          <w:sz w:val="22"/>
          <w:szCs w:val="22"/>
        </w:rPr>
      </w:pPr>
      <w:r>
        <w:rPr>
          <w:rFonts w:eastAsia="Arial" w:cs="Arial"/>
          <w:b w:val="false"/>
          <w:bCs w:val="false"/>
          <w:color w:val="000000"/>
          <w:sz w:val="22"/>
          <w:szCs w:val="22"/>
          <w:highlight w:val="white"/>
          <w:lang w:eastAsia="en-US"/>
        </w:rPr>
        <w:t>The 4S configuration offers 14.8V, when charged it can reach 1</w:t>
      </w:r>
      <w:r>
        <w:rPr>
          <w:rFonts w:eastAsia="Arial" w:cs="Arial"/>
          <w:b w:val="false"/>
          <w:bCs w:val="false"/>
          <w:i w:val="false"/>
          <w:caps w:val="false"/>
          <w:smallCaps w:val="false"/>
          <w:color w:val="000000"/>
          <w:spacing w:val="0"/>
          <w:sz w:val="22"/>
          <w:szCs w:val="22"/>
          <w:highlight w:val="white"/>
          <w:lang w:eastAsia="en-US"/>
        </w:rPr>
        <w:t>6.8V,</w:t>
      </w:r>
      <w:r>
        <w:rPr>
          <w:rFonts w:eastAsia="Arial" w:cs="Arial"/>
          <w:b w:val="false"/>
          <w:bCs w:val="false"/>
          <w:color w:val="000000"/>
          <w:sz w:val="22"/>
          <w:szCs w:val="22"/>
          <w:highlight w:val="white"/>
          <w:lang w:eastAsia="en-US"/>
        </w:rPr>
        <w:t xml:space="preserve"> the drone will strugle to lift below  14V.</w:t>
      </w:r>
    </w:p>
    <w:p>
      <w:pPr>
        <w:pStyle w:val="TextBody"/>
        <w:widowControl w:val="false"/>
        <w:numPr>
          <w:ilvl w:val="0"/>
          <w:numId w:val="0"/>
        </w:numPr>
        <w:suppressAutoHyphens w:val="true"/>
        <w:ind w:left="1782" w:right="0" w:hanging="0"/>
        <w:jc w:val="both"/>
        <w:textAlignment w:val="baseline"/>
        <w:rPr>
          <w:b w:val="false"/>
          <w:b w:val="false"/>
          <w:bCs w:val="false"/>
          <w:kern w:val="2"/>
          <w:sz w:val="22"/>
          <w:szCs w:val="22"/>
          <w:lang w:val="en-US" w:eastAsia="zh-CN" w:bidi="hi-IN"/>
        </w:rPr>
      </w:pPr>
      <w:r>
        <w:rPr>
          <w:rFonts w:eastAsia="Arial" w:cs="Arial"/>
          <w:b w:val="false"/>
          <w:bCs w:val="false"/>
          <w:kern w:val="2"/>
          <w:sz w:val="22"/>
          <w:szCs w:val="22"/>
          <w:highlight w:val="white"/>
          <w:lang w:val="en-US" w:eastAsia="zh-CN" w:bidi="hi-IN"/>
        </w:rPr>
        <w:t>T</w:t>
      </w:r>
      <w:r>
        <w:rPr>
          <w:rFonts w:eastAsia="Arial" w:cs="Arial"/>
          <w:b w:val="false"/>
          <w:bCs w:val="false"/>
          <w:kern w:val="2"/>
          <w:sz w:val="22"/>
          <w:szCs w:val="22"/>
          <w:highlight w:val="white"/>
          <w:lang w:val="en-US" w:eastAsia="zh-CN" w:bidi="hi-IN"/>
        </w:rPr>
        <w:t>he exact model used is: “</w:t>
      </w:r>
      <w:r>
        <w:rPr>
          <w:rFonts w:eastAsia="Arial" w:cs="Arial"/>
          <w:b w:val="false"/>
          <w:bCs w:val="false"/>
          <w:i w:val="false"/>
          <w:caps w:val="false"/>
          <w:smallCaps w:val="false"/>
          <w:spacing w:val="0"/>
          <w:kern w:val="2"/>
          <w:sz w:val="22"/>
          <w:szCs w:val="22"/>
          <w:highlight w:val="white"/>
          <w:lang w:val="en-US" w:eastAsia="zh-CN" w:bidi="hi-IN"/>
        </w:rPr>
        <w:t>Dinogy Ultra Graphene 4S 5000mAh 80C”</w:t>
      </w:r>
    </w:p>
    <w:p>
      <w:pPr>
        <w:pStyle w:val="Normal"/>
        <w:keepNext w:val="true"/>
        <w:widowControl w:val="false"/>
        <w:numPr>
          <w:ilvl w:val="0"/>
          <w:numId w:val="0"/>
        </w:numPr>
        <w:tabs>
          <w:tab w:val="clear" w:pos="708"/>
          <w:tab w:val="left" w:pos="360" w:leader="none"/>
        </w:tabs>
        <w:suppressAutoHyphens w:val="true"/>
        <w:spacing w:before="288" w:after="29"/>
        <w:ind w:left="1926" w:right="0" w:hanging="0"/>
        <w:textAlignment w:val="baseline"/>
        <w:outlineLvl w:val="1"/>
        <w:rPr/>
      </w:pPr>
      <w:bookmarkStart w:id="11" w:name="__RefHeading___Toc5343_3516684052"/>
      <w:bookmarkEnd w:id="11"/>
      <w:r>
        <w:rPr>
          <w:b w:val="false"/>
          <w:bCs w:val="false"/>
          <w:kern w:val="2"/>
          <w:sz w:val="28"/>
          <w:szCs w:val="28"/>
          <w:lang w:eastAsia="zh-CN" w:bidi="hi-IN"/>
        </w:rPr>
        <w:t>2</w:t>
      </w:r>
      <w:r>
        <w:rPr>
          <w:b w:val="false"/>
          <w:bCs w:val="false"/>
          <w:kern w:val="2"/>
          <w:sz w:val="28"/>
          <w:szCs w:val="28"/>
          <w:lang w:eastAsia="zh-CN" w:bidi="hi-IN"/>
        </w:rPr>
        <w:t xml:space="preserve">.3 </w:t>
      </w:r>
      <w:r>
        <w:rPr>
          <w:b/>
          <w:bCs/>
          <w:kern w:val="2"/>
          <w:sz w:val="28"/>
          <w:szCs w:val="28"/>
          <w:lang w:eastAsia="zh-CN" w:bidi="hi-IN"/>
        </w:rPr>
        <w:t xml:space="preserve"> </w:t>
      </w:r>
      <w:bookmarkStart w:id="12" w:name="_Toc465173389"/>
      <w:r>
        <w:rPr>
          <w:rFonts w:eastAsia="Arial" w:cs="Arial" w:ascii="Times New Roman" w:hAnsi="Times New Roman"/>
          <w:b/>
          <w:bCs/>
          <w:color w:val="000000"/>
          <w:kern w:val="2"/>
          <w:sz w:val="28"/>
          <w:szCs w:val="28"/>
          <w:highlight w:val="white"/>
          <w:lang w:eastAsia="zh-CN" w:bidi="hi-IN"/>
        </w:rPr>
        <w:t xml:space="preserve">ROCK 4 C+ </w:t>
      </w:r>
      <w:r>
        <w:rPr>
          <w:rFonts w:eastAsia="Arial" w:cs="Arial" w:ascii="Times New Roman" w:hAnsi="Times New Roman"/>
          <w:b/>
          <w:bCs/>
          <w:color w:val="000000"/>
          <w:kern w:val="2"/>
          <w:sz w:val="28"/>
          <w:szCs w:val="28"/>
          <w:highlight w:val="white"/>
          <w:lang w:eastAsia="zh-CN" w:bidi="hi-IN"/>
        </w:rPr>
        <w:t>(Companion)</w:t>
      </w:r>
      <w:bookmarkEnd w:id="12"/>
    </w:p>
    <w:p>
      <w:pPr>
        <w:pStyle w:val="TextBody"/>
        <w:numPr>
          <w:ilvl w:val="0"/>
          <w:numId w:val="0"/>
        </w:numPr>
        <w:ind w:left="37" w:right="0" w:hanging="0"/>
        <w:jc w:val="both"/>
        <w:rPr>
          <w:sz w:val="22"/>
          <w:szCs w:val="22"/>
          <w:lang w:val="en-US"/>
        </w:rPr>
      </w:pPr>
      <w:r>
        <w:rPr>
          <w:color w:val="000000"/>
          <w:sz w:val="22"/>
          <w:szCs w:val="22"/>
          <w:lang w:val="en-US"/>
        </w:rPr>
        <w:t>A s</w:t>
      </w:r>
      <w:r>
        <w:rPr>
          <w:sz w:val="22"/>
          <w:szCs w:val="22"/>
          <w:lang w:val="en-US"/>
        </w:rPr>
        <w:t xml:space="preserve">ingle board computer, similar to a Raspberry PI but with a 64-bit architecture. It's a hexacore ARM processor with 4GB of </w:t>
      </w:r>
      <w:r>
        <w:rPr>
          <w:b w:val="false"/>
          <w:i w:val="false"/>
          <w:caps w:val="false"/>
          <w:smallCaps w:val="false"/>
          <w:color w:val="000000"/>
          <w:spacing w:val="0"/>
          <w:sz w:val="22"/>
          <w:szCs w:val="22"/>
          <w:lang w:val="en-US"/>
        </w:rPr>
        <w:t>LPDDR4 RAM, which is plenty for our needs.</w:t>
      </w:r>
    </w:p>
    <w:p>
      <w:pPr>
        <w:pStyle w:val="TextBody"/>
        <w:numPr>
          <w:ilvl w:val="0"/>
          <w:numId w:val="0"/>
        </w:numPr>
        <w:ind w:left="37" w:right="0" w:hanging="0"/>
        <w:jc w:val="both"/>
        <w:rPr>
          <w:sz w:val="22"/>
          <w:szCs w:val="22"/>
          <w:lang w:val="en-US"/>
        </w:rPr>
      </w:pPr>
      <w:bookmarkStart w:id="13" w:name="__RefHeading___Toc4119_1235905857"/>
      <w:bookmarkEnd w:id="13"/>
      <w:r>
        <w:rPr>
          <w:b w:val="false"/>
          <w:i w:val="false"/>
          <w:caps w:val="false"/>
          <w:smallCaps w:val="false"/>
          <w:color w:val="000000"/>
          <w:spacing w:val="0"/>
          <w:sz w:val="22"/>
          <w:szCs w:val="22"/>
          <w:lang w:val="en-US"/>
        </w:rPr>
        <w:t>The GPIO PINS are used for serial communication</w:t>
      </w:r>
      <w:r>
        <w:rPr>
          <w:caps w:val="false"/>
          <w:smallCaps w:val="false"/>
          <w:color w:val="000000"/>
          <w:spacing w:val="0"/>
          <w:sz w:val="22"/>
          <w:szCs w:val="22"/>
          <w:lang w:val="en-US"/>
        </w:rPr>
        <w:t xml:space="preserve"> </w:t>
      </w:r>
      <w:r>
        <w:rPr>
          <w:b w:val="false"/>
          <w:i w:val="false"/>
          <w:caps w:val="false"/>
          <w:smallCaps w:val="false"/>
          <w:color w:val="000000"/>
          <w:spacing w:val="0"/>
          <w:sz w:val="22"/>
          <w:szCs w:val="22"/>
          <w:lang w:val="en-US"/>
        </w:rPr>
        <w:t xml:space="preserve">with the flight controller. </w:t>
      </w:r>
      <w:r>
        <w:rPr>
          <w:b w:val="false"/>
          <w:i w:val="false"/>
          <w:caps w:val="false"/>
          <w:smallCaps w:val="false"/>
          <w:spacing w:val="0"/>
          <w:sz w:val="22"/>
          <w:szCs w:val="22"/>
          <w:lang w:val="en-US"/>
        </w:rPr>
        <w:t>Connection is done with WiFi and a SSH shell, power is delivered via USB.</w:t>
      </w:r>
    </w:p>
    <w:p>
      <w:pPr>
        <w:pStyle w:val="TextBody"/>
        <w:numPr>
          <w:ilvl w:val="0"/>
          <w:numId w:val="0"/>
        </w:numPr>
        <w:ind w:left="37" w:right="0" w:hanging="0"/>
        <w:jc w:val="both"/>
        <w:rPr>
          <w:sz w:val="22"/>
          <w:szCs w:val="22"/>
          <w:lang w:val="en-US"/>
        </w:rPr>
      </w:pPr>
      <w:bookmarkStart w:id="14" w:name="__RefHeading___Toc4121_1235905857"/>
      <w:bookmarkEnd w:id="14"/>
      <w:r>
        <w:rPr>
          <w:sz w:val="22"/>
          <w:szCs w:val="22"/>
          <w:lang w:val="en-US"/>
        </w:rPr>
        <w:t>The main issue with this board is the connectivity, like many other single board computers, a big part of the I/O is connected through a shared bus and this lowers the overall throughput of data; for this particular application the network connectivity</w:t>
      </w:r>
      <w:r>
        <w:rPr>
          <w:sz w:val="22"/>
          <w:szCs w:val="22"/>
          <w:lang w:val="en-US"/>
        </w:rPr>
        <w:t xml:space="preserve"> </w:t>
      </w:r>
      <w:r>
        <w:rPr>
          <w:sz w:val="22"/>
          <w:szCs w:val="22"/>
          <w:lang w:val="en-US"/>
        </w:rPr>
        <w:t>was consistently low with random spikes in latency.</w:t>
      </w:r>
      <w:r>
        <mc:AlternateContent>
          <mc:Choice Requires="wps">
            <w:drawing>
              <wp:anchor behindDoc="0" distT="215900" distB="252095" distL="252095" distR="252095" simplePos="0" locked="0" layoutInCell="1" allowOverlap="0" relativeHeight="19">
                <wp:simplePos x="0" y="0"/>
                <wp:positionH relativeFrom="column">
                  <wp:posOffset>575945</wp:posOffset>
                </wp:positionH>
                <wp:positionV relativeFrom="paragraph">
                  <wp:posOffset>936625</wp:posOffset>
                </wp:positionV>
                <wp:extent cx="4322445" cy="2830195"/>
                <wp:effectExtent l="0" t="0" r="0" b="0"/>
                <wp:wrapTopAndBottom/>
                <wp:docPr id="5" name="Frame11"/>
                <a:graphic xmlns:a="http://schemas.openxmlformats.org/drawingml/2006/main">
                  <a:graphicData uri="http://schemas.microsoft.com/office/word/2010/wordprocessingShape">
                    <wps:wsp>
                      <wps:cNvSpPr txBox="1"/>
                      <wps:spPr>
                        <a:xfrm>
                          <a:off x="0" y="0"/>
                          <a:ext cx="4322445" cy="2830195"/>
                        </a:xfrm>
                        <a:prstGeom prst="rect"/>
                      </wps:spPr>
                      <wps:txbx>
                        <w:txbxContent>
                          <w:p>
                            <w:pPr>
                              <w:pStyle w:val="Figure"/>
                              <w:spacing w:before="120" w:after="120"/>
                              <w:rPr/>
                            </w:pPr>
                            <w:r>
                              <w:rPr/>
                              <w:drawing>
                                <wp:inline distT="0" distB="0" distL="0" distR="0">
                                  <wp:extent cx="4322445" cy="2830195"/>
                                  <wp:effectExtent l="0" t="0" r="0" b="0"/>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9"/>
                                          <a:stretch>
                                            <a:fillRect/>
                                          </a:stretch>
                                        </pic:blipFill>
                                        <pic:spPr bwMode="auto">
                                          <a:xfrm>
                                            <a:off x="0" y="0"/>
                                            <a:ext cx="4322445" cy="2830195"/>
                                          </a:xfrm>
                                          <a:prstGeom prst="rect">
                                            <a:avLst/>
                                          </a:prstGeom>
                                        </pic:spPr>
                                      </pic:pic>
                                    </a:graphicData>
                                  </a:graphic>
                                </wp:inline>
                              </w:drawing>
                              <w:t xml:space="preserve">Figure </w:t>
                            </w:r>
                            <w:r>
                              <w:rPr/>
                              <w:fldChar w:fldCharType="begin"/>
                            </w:r>
                            <w:r>
                              <w:rPr/>
                              <w:instrText> SEQ Figure \* ARABIC </w:instrText>
                            </w:r>
                            <w:r>
                              <w:rPr/>
                              <w:fldChar w:fldCharType="separate"/>
                            </w:r>
                            <w:r>
                              <w:rPr/>
                              <w:t>2</w:t>
                            </w:r>
                            <w:r>
                              <w:rPr/>
                              <w:fldChar w:fldCharType="end"/>
                            </w:r>
                            <w:r>
                              <w:rPr/>
                              <w:t>: ROCK 4 Model C+ 4GB Single Board Computer</w:t>
                            </w:r>
                          </w:p>
                        </w:txbxContent>
                      </wps:txbx>
                      <wps:bodyPr anchor="t" lIns="0" tIns="182880" rIns="0" bIns="0">
                        <a:noAutofit/>
                      </wps:bodyPr>
                    </wps:wsp>
                  </a:graphicData>
                </a:graphic>
              </wp:anchor>
            </w:drawing>
          </mc:Choice>
          <mc:Fallback>
            <w:pict>
              <v:rect style="position:absolute;rotation:0;width:340.35pt;height:222.85pt;mso-wrap-distance-left:19.85pt;mso-wrap-distance-right:19.85pt;mso-wrap-distance-top:17pt;mso-wrap-distance-bottom:19.85pt;margin-top:73.75pt;mso-position-vertical-relative:text;margin-left:45.35pt;mso-position-horizontal-relative:text">
                <v:textbox inset="0in,0.2in,0in,0in">
                  <w:txbxContent>
                    <w:p>
                      <w:pPr>
                        <w:pStyle w:val="Figure"/>
                        <w:spacing w:before="120" w:after="120"/>
                        <w:rPr/>
                      </w:pPr>
                      <w:r>
                        <w:rPr/>
                        <w:drawing>
                          <wp:inline distT="0" distB="0" distL="0" distR="0">
                            <wp:extent cx="4322445" cy="2830195"/>
                            <wp:effectExtent l="0" t="0" r="0" b="0"/>
                            <wp:docPr id="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 descr=""/>
                                    <pic:cNvPicPr>
                                      <a:picLocks noChangeAspect="1" noChangeArrowheads="1"/>
                                    </pic:cNvPicPr>
                                  </pic:nvPicPr>
                                  <pic:blipFill>
                                    <a:blip r:embed="rId9"/>
                                    <a:stretch>
                                      <a:fillRect/>
                                    </a:stretch>
                                  </pic:blipFill>
                                  <pic:spPr bwMode="auto">
                                    <a:xfrm>
                                      <a:off x="0" y="0"/>
                                      <a:ext cx="4322445" cy="2830195"/>
                                    </a:xfrm>
                                    <a:prstGeom prst="rect">
                                      <a:avLst/>
                                    </a:prstGeom>
                                  </pic:spPr>
                                </pic:pic>
                              </a:graphicData>
                            </a:graphic>
                          </wp:inline>
                        </w:drawing>
                        <w:t xml:space="preserve">Figure </w:t>
                      </w:r>
                      <w:r>
                        <w:rPr/>
                        <w:fldChar w:fldCharType="begin"/>
                      </w:r>
                      <w:r>
                        <w:rPr/>
                        <w:instrText> SEQ Figure \* ARABIC </w:instrText>
                      </w:r>
                      <w:r>
                        <w:rPr/>
                        <w:fldChar w:fldCharType="separate"/>
                      </w:r>
                      <w:r>
                        <w:rPr/>
                        <w:t>2</w:t>
                      </w:r>
                      <w:r>
                        <w:rPr/>
                        <w:fldChar w:fldCharType="end"/>
                      </w:r>
                      <w:r>
                        <w:rPr/>
                        <w:t>: ROCK 4 Model C+ 4GB Single Board Computer</w:t>
                      </w:r>
                    </w:p>
                  </w:txbxContent>
                </v:textbox>
                <w10:wrap type="topAndBottom"/>
              </v:rect>
            </w:pict>
          </mc:Fallback>
        </mc:AlternateContent>
      </w:r>
    </w:p>
    <w:p>
      <w:pPr>
        <w:pStyle w:val="TextBody"/>
        <w:numPr>
          <w:ilvl w:val="0"/>
          <w:numId w:val="0"/>
        </w:numPr>
        <w:ind w:left="37" w:right="0" w:hanging="0"/>
        <w:jc w:val="both"/>
        <w:rPr>
          <w:sz w:val="22"/>
          <w:szCs w:val="22"/>
          <w:lang w:val="en-US"/>
        </w:rPr>
      </w:pPr>
      <w:bookmarkStart w:id="15" w:name="__RefHeading___Toc4123_1235905857"/>
      <w:bookmarkEnd w:id="15"/>
      <w:r>
        <w:rPr>
          <w:sz w:val="22"/>
          <w:szCs w:val="22"/>
          <w:lang w:val="en-US"/>
        </w:rPr>
        <w:t>The problem was not the WiFi module itself because alternatives adapters and Ethernet cables were used and the underlying problem was still present.</w:t>
      </w:r>
    </w:p>
    <w:p>
      <w:pPr>
        <w:pStyle w:val="TextBody"/>
        <w:numPr>
          <w:ilvl w:val="0"/>
          <w:numId w:val="0"/>
        </w:numPr>
        <w:ind w:left="37" w:right="0" w:hanging="0"/>
        <w:jc w:val="both"/>
        <w:rPr>
          <w:sz w:val="22"/>
          <w:szCs w:val="22"/>
          <w:lang w:val="en-US"/>
        </w:rPr>
      </w:pPr>
      <w:bookmarkStart w:id="16" w:name="__RefHeading___Toc4125_1235905857"/>
      <w:bookmarkEnd w:id="16"/>
      <w:r>
        <w:rPr>
          <w:sz w:val="22"/>
          <w:szCs w:val="22"/>
          <w:lang w:val="en-US"/>
        </w:rPr>
        <w:t xml:space="preserve">In the end the limited networking was a compromise that caused troubles in development but the final result is almost unaffected since the system </w:t>
      </w:r>
      <w:r>
        <w:rPr>
          <w:sz w:val="22"/>
          <w:szCs w:val="22"/>
          <w:lang w:val="en-US"/>
        </w:rPr>
        <w:t>can</w:t>
      </w:r>
      <w:r>
        <w:rPr>
          <w:sz w:val="22"/>
          <w:szCs w:val="22"/>
          <w:lang w:val="en-US"/>
        </w:rPr>
        <w:t xml:space="preserve"> operate at a slow speed and even </w:t>
      </w:r>
      <w:r>
        <w:rPr>
          <w:sz w:val="22"/>
          <w:szCs w:val="22"/>
          <w:lang w:val="en-US"/>
        </w:rPr>
        <w:t xml:space="preserve">with </w:t>
      </w:r>
      <w:r>
        <w:rPr>
          <w:sz w:val="22"/>
          <w:szCs w:val="22"/>
          <w:lang w:val="en-US"/>
        </w:rPr>
        <w:t>100ms of delay in time the system was stable.</w:t>
      </w:r>
    </w:p>
    <w:p>
      <w:pPr>
        <w:pStyle w:val="TextBody"/>
        <w:numPr>
          <w:ilvl w:val="1"/>
          <w:numId w:val="2"/>
        </w:numPr>
        <w:ind w:left="0" w:right="0" w:hanging="1889"/>
        <w:jc w:val="both"/>
        <w:rPr>
          <w:sz w:val="22"/>
          <w:szCs w:val="22"/>
          <w:lang w:val="en-US"/>
        </w:rPr>
      </w:pPr>
      <w:r>
        <w:rPr>
          <w:sz w:val="22"/>
          <w:szCs w:val="22"/>
          <w:lang w:val="en-US"/>
        </w:rPr>
        <w:t>Another problem was the old operating system: the company behind this board only supported version of Ubuntu up to the version 20.04, to keep this project up to date a Docker container was used to run Ubuntu 22 and ROS2 Humble.</w:t>
      </w:r>
    </w:p>
    <w:p>
      <w:pPr>
        <w:pStyle w:val="Normal"/>
        <w:keepNext w:val="true"/>
        <w:widowControl w:val="false"/>
        <w:numPr>
          <w:ilvl w:val="0"/>
          <w:numId w:val="0"/>
        </w:numPr>
        <w:tabs>
          <w:tab w:val="clear" w:pos="708"/>
          <w:tab w:val="left" w:pos="360" w:leader="none"/>
        </w:tabs>
        <w:suppressAutoHyphens w:val="true"/>
        <w:spacing w:before="288" w:after="29"/>
        <w:ind w:left="1926" w:right="0" w:hanging="0"/>
        <w:textAlignment w:val="baseline"/>
        <w:outlineLvl w:val="1"/>
        <w:rPr>
          <w:b w:val="false"/>
          <w:b w:val="false"/>
          <w:bCs w:val="false"/>
          <w:kern w:val="2"/>
          <w:sz w:val="28"/>
          <w:szCs w:val="28"/>
          <w:lang w:eastAsia="zh-CN" w:bidi="hi-IN"/>
        </w:rPr>
      </w:pPr>
      <w:r>
        <w:rPr>
          <w:b w:val="false"/>
          <w:bCs w:val="false"/>
          <w:kern w:val="2"/>
          <w:sz w:val="28"/>
          <w:szCs w:val="28"/>
          <w:lang w:eastAsia="zh-CN" w:bidi="hi-IN"/>
        </w:rPr>
      </w:r>
    </w:p>
    <w:p>
      <w:pPr>
        <w:pStyle w:val="Normal"/>
        <w:widowControl w:val="false"/>
        <w:numPr>
          <w:ilvl w:val="0"/>
          <w:numId w:val="0"/>
        </w:numPr>
        <w:tabs>
          <w:tab w:val="clear" w:pos="708"/>
          <w:tab w:val="left" w:pos="360" w:leader="none"/>
        </w:tabs>
        <w:suppressAutoHyphens w:val="true"/>
        <w:spacing w:before="288" w:after="29"/>
        <w:ind w:left="1926" w:right="0" w:hanging="0"/>
        <w:textAlignment w:val="baseline"/>
        <w:outlineLvl w:val="1"/>
        <w:rPr>
          <w:lang w:val="en-US"/>
        </w:rPr>
      </w:pPr>
      <w:bookmarkStart w:id="17" w:name="__RefHeading___Toc4871_1235905857"/>
      <w:bookmarkEnd w:id="17"/>
      <w:r>
        <w:rPr>
          <w:b w:val="false"/>
          <w:bCs w:val="false"/>
          <w:kern w:val="2"/>
          <w:sz w:val="28"/>
          <w:szCs w:val="28"/>
          <w:lang w:val="en-US" w:eastAsia="zh-CN" w:bidi="hi-IN"/>
        </w:rPr>
        <w:t>2</w:t>
      </w:r>
      <w:r>
        <w:rPr>
          <w:b w:val="false"/>
          <w:bCs w:val="false"/>
          <w:kern w:val="2"/>
          <w:sz w:val="28"/>
          <w:szCs w:val="28"/>
          <w:lang w:val="en-US" w:eastAsia="zh-CN" w:bidi="hi-IN"/>
        </w:rPr>
        <w:t>.4</w:t>
      </w:r>
      <w:r>
        <w:rPr>
          <w:b/>
          <w:bCs/>
          <w:kern w:val="2"/>
          <w:sz w:val="28"/>
          <w:szCs w:val="28"/>
          <w:lang w:val="en-US" w:eastAsia="zh-CN" w:bidi="hi-IN"/>
        </w:rPr>
        <w:t xml:space="preserve"> </w:t>
      </w:r>
      <w:bookmarkStart w:id="18" w:name="_Toc4651733891"/>
      <w:r>
        <w:rPr>
          <w:b/>
          <w:bCs/>
          <w:kern w:val="2"/>
          <w:sz w:val="28"/>
          <w:szCs w:val="28"/>
          <w:lang w:val="en-US" w:eastAsia="zh-CN" w:bidi="hi-IN"/>
        </w:rPr>
        <w:t>C</w:t>
      </w:r>
      <w:bookmarkEnd w:id="18"/>
      <w:r>
        <w:rPr>
          <w:b/>
          <w:bCs/>
          <w:kern w:val="2"/>
          <w:sz w:val="28"/>
          <w:szCs w:val="28"/>
          <w:lang w:val="en-US" w:eastAsia="zh-CN" w:bidi="hi-IN"/>
        </w:rPr>
        <w:t>ommander computer</w:t>
      </w:r>
    </w:p>
    <w:p>
      <w:pPr>
        <w:pStyle w:val="TextBody"/>
        <w:numPr>
          <w:ilvl w:val="0"/>
          <w:numId w:val="2"/>
        </w:numPr>
        <w:ind w:left="0" w:right="0" w:hanging="1889"/>
        <w:rPr>
          <w:lang w:val="en-US"/>
        </w:rPr>
      </w:pPr>
      <w:bookmarkStart w:id="19" w:name="__RefHeading___Toc4873_1235905857"/>
      <w:bookmarkEnd w:id="19"/>
      <w:r>
        <w:rPr>
          <w:rFonts w:eastAsia="Arial" w:cs="Arial" w:ascii="Times New Roman" w:hAnsi="Times New Roman"/>
          <w:b w:val="false"/>
          <w:bCs/>
          <w:i w:val="false"/>
          <w:caps w:val="false"/>
          <w:smallCaps w:val="false"/>
          <w:color w:val="000000"/>
          <w:spacing w:val="0"/>
          <w:kern w:val="2"/>
          <w:sz w:val="22"/>
          <w:szCs w:val="22"/>
          <w:highlight w:val="white"/>
          <w:lang w:val="en-US" w:eastAsia="zh-CN" w:bidi="hi-IN"/>
        </w:rPr>
        <w:t xml:space="preserve">Any computer that can run the </w:t>
      </w:r>
      <w:r>
        <w:rPr>
          <w:rFonts w:eastAsia="Arial" w:cs="Arial" w:ascii="Times New Roman" w:hAnsi="Times New Roman"/>
          <w:b w:val="false"/>
          <w:bCs/>
          <w:i w:val="false"/>
          <w:caps w:val="false"/>
          <w:smallCaps w:val="false"/>
          <w:color w:val="000000"/>
          <w:spacing w:val="0"/>
          <w:kern w:val="2"/>
          <w:sz w:val="22"/>
          <w:szCs w:val="22"/>
          <w:highlight w:val="white"/>
          <w:lang w:val="en-US" w:eastAsia="en-US" w:bidi="hi-IN"/>
        </w:rPr>
        <w:t>commander</w:t>
      </w:r>
      <w:r>
        <w:rPr>
          <w:rFonts w:eastAsia="Arial" w:cs="Arial" w:ascii="Times New Roman" w:hAnsi="Times New Roman"/>
          <w:b w:val="false"/>
          <w:bCs/>
          <w:i w:val="false"/>
          <w:caps w:val="false"/>
          <w:smallCaps w:val="false"/>
          <w:color w:val="000000"/>
          <w:spacing w:val="0"/>
          <w:kern w:val="2"/>
          <w:sz w:val="22"/>
          <w:szCs w:val="22"/>
          <w:highlight w:val="white"/>
          <w:lang w:val="en-US" w:eastAsia="zh-CN" w:bidi="hi-IN"/>
        </w:rPr>
        <w:t xml:space="preserve"> programs, </w:t>
      </w:r>
      <w:r>
        <w:rPr>
          <w:rFonts w:eastAsia="Arial" w:cs="Arial" w:ascii="Times New Roman" w:hAnsi="Times New Roman"/>
          <w:b w:val="false"/>
          <w:bCs/>
          <w:i w:val="false"/>
          <w:caps w:val="false"/>
          <w:smallCaps w:val="false"/>
          <w:color w:val="000000"/>
          <w:spacing w:val="0"/>
          <w:kern w:val="2"/>
          <w:sz w:val="22"/>
          <w:szCs w:val="22"/>
          <w:highlight w:val="white"/>
          <w:lang w:val="en-US" w:eastAsia="zh-CN" w:bidi="hi-IN"/>
        </w:rPr>
        <w:t xml:space="preserve">preferably linux with Ubuntu 22 </w:t>
      </w:r>
      <w:r>
        <w:rPr>
          <w:rFonts w:eastAsia="Arial" w:cs="Arial" w:ascii="Times New Roman" w:hAnsi="Times New Roman"/>
          <w:b w:val="false"/>
          <w:bCs/>
          <w:i w:val="false"/>
          <w:caps w:val="false"/>
          <w:smallCaps w:val="false"/>
          <w:color w:val="000000"/>
          <w:spacing w:val="0"/>
          <w:kern w:val="2"/>
          <w:sz w:val="22"/>
          <w:szCs w:val="22"/>
          <w:highlight w:val="white"/>
          <w:lang w:val="en-US" w:eastAsia="zh-CN" w:bidi="hi-IN"/>
        </w:rPr>
        <w:t>(reasons at Chapter 2.1), alternatively a computer that can run Docker.</w:t>
      </w:r>
    </w:p>
    <w:p>
      <w:pPr>
        <w:pStyle w:val="TextBody"/>
        <w:numPr>
          <w:ilvl w:val="0"/>
          <w:numId w:val="2"/>
        </w:numPr>
        <w:ind w:left="0" w:right="0" w:hanging="1889"/>
        <w:rPr>
          <w:lang w:val="en-US"/>
        </w:rPr>
      </w:pPr>
      <w:r>
        <w:rPr>
          <w:rFonts w:eastAsia="Arial" w:cs="Arial" w:ascii="Times New Roman" w:hAnsi="Times New Roman"/>
          <w:b w:val="false"/>
          <w:bCs/>
          <w:i w:val="false"/>
          <w:caps w:val="false"/>
          <w:smallCaps w:val="false"/>
          <w:color w:val="000000"/>
          <w:spacing w:val="0"/>
          <w:kern w:val="2"/>
          <w:sz w:val="22"/>
          <w:szCs w:val="22"/>
          <w:highlight w:val="white"/>
          <w:lang w:val="en-US" w:eastAsia="zh-CN" w:bidi="hi-IN"/>
        </w:rPr>
        <w:t>I</w:t>
      </w:r>
      <w:r>
        <w:rPr>
          <w:rFonts w:eastAsia="Arial" w:cs="Arial" w:ascii="Times New Roman" w:hAnsi="Times New Roman"/>
          <w:b w:val="false"/>
          <w:bCs/>
          <w:i w:val="false"/>
          <w:caps w:val="false"/>
          <w:smallCaps w:val="false"/>
          <w:color w:val="000000"/>
          <w:spacing w:val="0"/>
          <w:kern w:val="2"/>
          <w:sz w:val="22"/>
          <w:szCs w:val="22"/>
          <w:highlight w:val="white"/>
          <w:lang w:val="en-US" w:eastAsia="zh-CN" w:bidi="hi-IN"/>
        </w:rPr>
        <w:t xml:space="preserve">t’s possible to use the Companion itself </w:t>
      </w:r>
      <w:r>
        <w:rPr>
          <w:rFonts w:eastAsia="Arial" w:cs="Arial" w:ascii="Times New Roman" w:hAnsi="Times New Roman"/>
          <w:b w:val="false"/>
          <w:bCs/>
          <w:i w:val="false"/>
          <w:caps w:val="false"/>
          <w:smallCaps w:val="false"/>
          <w:color w:val="000000"/>
          <w:spacing w:val="0"/>
          <w:kern w:val="2"/>
          <w:sz w:val="22"/>
          <w:szCs w:val="22"/>
          <w:highlight w:val="white"/>
          <w:lang w:val="en-US" w:eastAsia="zh-CN" w:bidi="hi-IN"/>
        </w:rPr>
        <w:t>also as a commander</w:t>
      </w:r>
      <w:r>
        <w:rPr>
          <w:rFonts w:eastAsia="Arial" w:cs="Arial" w:ascii="Times New Roman" w:hAnsi="Times New Roman"/>
          <w:b w:val="false"/>
          <w:bCs/>
          <w:i w:val="false"/>
          <w:caps w:val="false"/>
          <w:smallCaps w:val="false"/>
          <w:color w:val="000000"/>
          <w:spacing w:val="0"/>
          <w:kern w:val="2"/>
          <w:sz w:val="22"/>
          <w:szCs w:val="22"/>
          <w:highlight w:val="white"/>
          <w:lang w:val="en-US" w:eastAsia="zh-CN" w:bidi="hi-IN"/>
        </w:rPr>
        <w:t>.</w:t>
      </w:r>
    </w:p>
    <w:p>
      <w:pPr>
        <w:pStyle w:val="Normal"/>
        <w:keepNext w:val="true"/>
        <w:widowControl w:val="false"/>
        <w:numPr>
          <w:ilvl w:val="0"/>
          <w:numId w:val="0"/>
        </w:numPr>
        <w:tabs>
          <w:tab w:val="clear" w:pos="708"/>
          <w:tab w:val="left" w:pos="360" w:leader="none"/>
        </w:tabs>
        <w:suppressAutoHyphens w:val="true"/>
        <w:spacing w:before="288" w:after="29"/>
        <w:ind w:left="1926" w:right="0" w:hanging="0"/>
        <w:textAlignment w:val="baseline"/>
        <w:outlineLvl w:val="1"/>
        <w:rPr>
          <w:lang w:val="en-US"/>
        </w:rPr>
      </w:pPr>
      <w:bookmarkStart w:id="20" w:name="__RefHeading___Toc4891_1235905857"/>
      <w:bookmarkEnd w:id="20"/>
      <w:r>
        <w:rPr>
          <w:b w:val="false"/>
          <w:bCs w:val="false"/>
          <w:kern w:val="2"/>
          <w:sz w:val="28"/>
          <w:szCs w:val="28"/>
          <w:lang w:val="en-US" w:eastAsia="zh-CN" w:bidi="hi-IN"/>
        </w:rPr>
        <w:t>2</w:t>
      </w:r>
      <w:r>
        <w:rPr>
          <w:b w:val="false"/>
          <w:bCs w:val="false"/>
          <w:kern w:val="2"/>
          <w:sz w:val="28"/>
          <w:szCs w:val="28"/>
          <w:lang w:val="en-US" w:eastAsia="zh-CN" w:bidi="hi-IN"/>
        </w:rPr>
        <w:t>.</w:t>
      </w:r>
      <w:r>
        <w:rPr>
          <w:b w:val="false"/>
          <w:bCs w:val="false"/>
          <w:kern w:val="2"/>
          <w:sz w:val="28"/>
          <w:szCs w:val="28"/>
          <w:lang w:val="en-US" w:eastAsia="zh-CN" w:bidi="hi-IN"/>
        </w:rPr>
        <w:t>5</w:t>
      </w:r>
      <w:r>
        <w:rPr>
          <w:b/>
          <w:bCs/>
          <w:kern w:val="2"/>
          <w:sz w:val="28"/>
          <w:szCs w:val="28"/>
          <w:lang w:val="en-US" w:eastAsia="zh-CN" w:bidi="hi-IN"/>
        </w:rPr>
        <w:t xml:space="preserve"> </w:t>
      </w:r>
      <w:r>
        <w:rPr>
          <w:b/>
          <w:bCs/>
          <w:kern w:val="2"/>
          <w:sz w:val="28"/>
          <w:szCs w:val="28"/>
          <w:lang w:val="en-US" w:eastAsia="zh-CN" w:bidi="hi-IN"/>
        </w:rPr>
        <w:t>OptiTrack</w:t>
      </w:r>
    </w:p>
    <w:p>
      <w:pPr>
        <w:pStyle w:val="TextBody"/>
        <w:numPr>
          <w:ilvl w:val="0"/>
          <w:numId w:val="2"/>
        </w:numPr>
        <w:ind w:left="0" w:right="0" w:hanging="1889"/>
        <w:rPr>
          <w:sz w:val="22"/>
          <w:szCs w:val="22"/>
          <w:lang w:val="en-US"/>
        </w:rPr>
      </w:pPr>
      <w:r>
        <w:rPr>
          <w:rFonts w:eastAsia="Arial" w:cs="Arial"/>
          <w:sz w:val="22"/>
          <w:szCs w:val="22"/>
          <w:lang w:val="en-US"/>
        </w:rPr>
        <w:t xml:space="preserve">Motion Capture Systems mounted in the </w:t>
      </w:r>
      <w:r>
        <w:rPr>
          <w:rFonts w:eastAsia="Arial" w:cs="Arial"/>
          <w:sz w:val="22"/>
          <w:szCs w:val="22"/>
          <w:lang w:val="en-US"/>
        </w:rPr>
        <w:t>laboratory</w:t>
      </w:r>
      <w:r>
        <w:rPr>
          <w:rFonts w:eastAsia="Arial" w:cs="Arial"/>
          <w:sz w:val="22"/>
          <w:szCs w:val="22"/>
          <w:lang w:val="en-US"/>
        </w:rPr>
        <w:t>, the preci</w:t>
      </w:r>
      <w:r>
        <w:rPr>
          <w:rFonts w:eastAsia="Arial" w:cs="Arial"/>
          <w:sz w:val="22"/>
          <w:szCs w:val="22"/>
          <w:lang w:val="en-US"/>
        </w:rPr>
        <w:t>s</w:t>
      </w:r>
      <w:r>
        <w:rPr>
          <w:rFonts w:eastAsia="Arial" w:cs="Arial"/>
          <w:sz w:val="22"/>
          <w:szCs w:val="22"/>
          <w:lang w:val="en-US"/>
        </w:rPr>
        <w:t>ion is &lt;1 cm,</w:t>
      </w:r>
      <w:r>
        <w:rPr>
          <w:rFonts w:eastAsia="Arial" w:cs="Arial"/>
          <w:sz w:val="22"/>
          <w:szCs w:val="22"/>
          <w:lang w:val="en-US"/>
        </w:rPr>
        <w:t xml:space="preserve"> latency is around 30ms, </w:t>
      </w:r>
      <w:r>
        <w:rPr>
          <w:rFonts w:eastAsia="Arial" w:cs="Arial"/>
          <w:sz w:val="22"/>
          <w:szCs w:val="22"/>
          <w:lang w:val="en-US"/>
        </w:rPr>
        <w:t xml:space="preserve">publish rate is 360Hz by default </w:t>
      </w:r>
      <w:r>
        <w:rPr>
          <w:rFonts w:eastAsia="Arial" w:cs="Arial"/>
          <w:color w:val="000000"/>
          <w:sz w:val="22"/>
          <w:szCs w:val="22"/>
          <w:lang w:val="en-US" w:eastAsia="en-US"/>
        </w:rPr>
        <w:t>but</w:t>
      </w:r>
      <w:r>
        <w:rPr>
          <w:rFonts w:eastAsia="Arial" w:cs="Arial"/>
          <w:sz w:val="22"/>
          <w:szCs w:val="22"/>
          <w:lang w:val="en-US"/>
        </w:rPr>
        <w:t xml:space="preserve"> the drone remains stable up to 50 Hz of data </w:t>
      </w:r>
      <w:r>
        <w:rPr>
          <w:rFonts w:eastAsia="Arial" w:cs="Arial"/>
          <w:color w:val="000000"/>
          <w:sz w:val="22"/>
          <w:szCs w:val="22"/>
          <w:lang w:val="en-US" w:eastAsia="en-US"/>
        </w:rPr>
        <w:t>received</w:t>
      </w:r>
      <w:r>
        <w:rPr>
          <w:rFonts w:eastAsia="Arial" w:cs="Arial"/>
          <w:sz w:val="22"/>
          <w:szCs w:val="22"/>
          <w:lang w:val="en-US"/>
        </w:rPr>
        <w:t xml:space="preserve"> in case of network congestion.</w:t>
      </w:r>
      <w:r>
        <mc:AlternateContent>
          <mc:Choice Requires="wps">
            <w:drawing>
              <wp:anchor behindDoc="0" distT="548640" distB="621665" distL="475615" distR="548640" simplePos="0" locked="0" layoutInCell="1" allowOverlap="1" relativeHeight="3">
                <wp:simplePos x="0" y="0"/>
                <wp:positionH relativeFrom="column">
                  <wp:posOffset>4103370</wp:posOffset>
                </wp:positionH>
                <wp:positionV relativeFrom="paragraph">
                  <wp:posOffset>166370</wp:posOffset>
                </wp:positionV>
                <wp:extent cx="2198370" cy="1774190"/>
                <wp:effectExtent l="0" t="0" r="0" b="0"/>
                <wp:wrapSquare wrapText="largest"/>
                <wp:docPr id="8" name="Frame2"/>
                <a:graphic xmlns:a="http://schemas.openxmlformats.org/drawingml/2006/main">
                  <a:graphicData uri="http://schemas.microsoft.com/office/word/2010/wordprocessingShape">
                    <wps:wsp>
                      <wps:cNvSpPr txBox="1"/>
                      <wps:spPr>
                        <a:xfrm>
                          <a:off x="0" y="0"/>
                          <a:ext cx="2198370" cy="1774190"/>
                        </a:xfrm>
                        <a:prstGeom prst="rect"/>
                      </wps:spPr>
                      <wps:txbx>
                        <w:txbxContent>
                          <w:p>
                            <w:pPr>
                              <w:pStyle w:val="Figure"/>
                              <w:spacing w:before="120" w:after="120"/>
                              <w:rPr/>
                            </w:pPr>
                            <w:r>
                              <w:rPr/>
                              <w:drawing>
                                <wp:inline distT="0" distB="0" distL="0" distR="0">
                                  <wp:extent cx="2198370" cy="1410335"/>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0"/>
                                          <a:srcRect l="11678" t="29852" r="45409" b="54684"/>
                                          <a:stretch>
                                            <a:fillRect/>
                                          </a:stretch>
                                        </pic:blipFill>
                                        <pic:spPr bwMode="auto">
                                          <a:xfrm>
                                            <a:off x="0" y="0"/>
                                            <a:ext cx="2198370" cy="1410335"/>
                                          </a:xfrm>
                                          <a:prstGeom prst="rect">
                                            <a:avLst/>
                                          </a:prstGeom>
                                        </pic:spPr>
                                      </pic:pic>
                                    </a:graphicData>
                                  </a:graphic>
                                </wp:inline>
                              </w:drawing>
                              <w:t xml:space="preserve">Figure </w:t>
                            </w:r>
                            <w:r>
                              <w:rPr/>
                              <w:fldChar w:fldCharType="begin"/>
                            </w:r>
                            <w:r>
                              <w:rPr/>
                              <w:instrText> SEQ Figure \* ARABIC </w:instrText>
                            </w:r>
                            <w:r>
                              <w:rPr/>
                              <w:fldChar w:fldCharType="separate"/>
                            </w:r>
                            <w:r>
                              <w:rPr/>
                              <w:t>3</w:t>
                            </w:r>
                            <w:r>
                              <w:rPr/>
                              <w:fldChar w:fldCharType="end"/>
                            </w:r>
                            <w:r>
                              <w:rPr/>
                              <w:t>: tracking marker on top of the drone</w:t>
                            </w:r>
                          </w:p>
                        </w:txbxContent>
                      </wps:txbx>
                      <wps:bodyPr anchor="t" lIns="0" tIns="0" rIns="0" bIns="0">
                        <a:noAutofit/>
                      </wps:bodyPr>
                    </wps:wsp>
                  </a:graphicData>
                </a:graphic>
              </wp:anchor>
            </w:drawing>
          </mc:Choice>
          <mc:Fallback>
            <w:pict>
              <v:rect style="position:absolute;rotation:0;width:173.1pt;height:139.7pt;mso-wrap-distance-left:37.45pt;mso-wrap-distance-right:43.2pt;mso-wrap-distance-top:43.2pt;mso-wrap-distance-bottom:48.95pt;margin-top:13.1pt;mso-position-vertical-relative:text;margin-left:323.1pt;mso-position-horizontal-relative:text">
                <v:textbox inset="0in,0in,0in,0in">
                  <w:txbxContent>
                    <w:p>
                      <w:pPr>
                        <w:pStyle w:val="Figure"/>
                        <w:spacing w:before="120" w:after="120"/>
                        <w:rPr/>
                      </w:pPr>
                      <w:r>
                        <w:rPr/>
                        <w:drawing>
                          <wp:inline distT="0" distB="0" distL="0" distR="0">
                            <wp:extent cx="2198370" cy="141033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0"/>
                                    <a:srcRect l="11678" t="29852" r="45409" b="54684"/>
                                    <a:stretch>
                                      <a:fillRect/>
                                    </a:stretch>
                                  </pic:blipFill>
                                  <pic:spPr bwMode="auto">
                                    <a:xfrm>
                                      <a:off x="0" y="0"/>
                                      <a:ext cx="2198370" cy="1410335"/>
                                    </a:xfrm>
                                    <a:prstGeom prst="rect">
                                      <a:avLst/>
                                    </a:prstGeom>
                                  </pic:spPr>
                                </pic:pic>
                              </a:graphicData>
                            </a:graphic>
                          </wp:inline>
                        </w:drawing>
                        <w:t xml:space="preserve">Figure </w:t>
                      </w:r>
                      <w:r>
                        <w:rPr/>
                        <w:fldChar w:fldCharType="begin"/>
                      </w:r>
                      <w:r>
                        <w:rPr/>
                        <w:instrText> SEQ Figure \* ARABIC </w:instrText>
                      </w:r>
                      <w:r>
                        <w:rPr/>
                        <w:fldChar w:fldCharType="separate"/>
                      </w:r>
                      <w:r>
                        <w:rPr/>
                        <w:t>3</w:t>
                      </w:r>
                      <w:r>
                        <w:rPr/>
                        <w:fldChar w:fldCharType="end"/>
                      </w:r>
                      <w:r>
                        <w:rPr/>
                        <w:t>: tracking marker on top of the drone</w:t>
                      </w:r>
                    </w:p>
                  </w:txbxContent>
                </v:textbox>
                <w10:wrap type="square" side="left"/>
              </v:rect>
            </w:pict>
          </mc:Fallback>
        </mc:AlternateContent>
      </w:r>
    </w:p>
    <w:p>
      <w:pPr>
        <w:pStyle w:val="TextBody"/>
        <w:numPr>
          <w:ilvl w:val="0"/>
          <w:numId w:val="2"/>
        </w:numPr>
        <w:ind w:left="0" w:right="0" w:hanging="1889"/>
        <w:rPr>
          <w:sz w:val="22"/>
          <w:szCs w:val="22"/>
          <w:lang w:val="en-US"/>
        </w:rPr>
      </w:pPr>
      <w:bookmarkStart w:id="21" w:name="__RefHeading___Toc4153_1235905857"/>
      <w:bookmarkEnd w:id="21"/>
      <w:r>
        <w:rPr>
          <w:sz w:val="22"/>
          <w:szCs w:val="22"/>
          <w:lang w:val="en-US"/>
        </w:rPr>
        <w:t>Tracking is done by recognition of a special tracking marker placed on the drone, each model saved has it’s own ID that will be transmitted with the data.</w:t>
      </w:r>
    </w:p>
    <w:p>
      <w:pPr>
        <w:pStyle w:val="TextBody"/>
        <w:numPr>
          <w:ilvl w:val="0"/>
          <w:numId w:val="2"/>
        </w:numPr>
        <w:ind w:left="0" w:right="0" w:hanging="1889"/>
        <w:rPr>
          <w:sz w:val="22"/>
          <w:szCs w:val="22"/>
          <w:lang w:val="en-US"/>
        </w:rPr>
      </w:pPr>
      <w:bookmarkStart w:id="22" w:name="__RefHeading___Toc4155_1235905857"/>
      <w:bookmarkEnd w:id="22"/>
      <w:r>
        <w:rPr>
          <w:sz w:val="22"/>
          <w:szCs w:val="22"/>
          <w:lang w:val="en-US"/>
        </w:rPr>
        <w:t xml:space="preserve">The </w:t>
      </w:r>
      <w:r>
        <w:rPr>
          <w:sz w:val="22"/>
          <w:szCs w:val="22"/>
          <w:lang w:val="en-US"/>
        </w:rPr>
        <w:t>8</w:t>
      </w:r>
      <w:r>
        <w:rPr>
          <w:sz w:val="22"/>
          <w:szCs w:val="22"/>
          <w:lang w:val="en-US"/>
        </w:rPr>
        <w:t xml:space="preserve"> cameras placed around the flying area, provide an accurate position estimation. The position is sent through the network and must be decoded by a client.</w:t>
      </w:r>
    </w:p>
    <w:p>
      <w:pPr>
        <w:pStyle w:val="TextBody"/>
        <w:numPr>
          <w:ilvl w:val="0"/>
          <w:numId w:val="2"/>
        </w:numPr>
        <w:ind w:left="0" w:right="0" w:hanging="1889"/>
        <w:rPr>
          <w:sz w:val="22"/>
          <w:szCs w:val="22"/>
          <w:lang w:val="en-US"/>
        </w:rPr>
      </w:pPr>
      <w:r>
        <w:rPr>
          <w:sz w:val="22"/>
          <w:szCs w:val="22"/>
          <w:lang w:val="en-US"/>
        </w:rPr>
        <w:t>This system is heavily dependent on a proper configuration of the cameras and a correct model of the tracking marker.</w:t>
      </w:r>
    </w:p>
    <w:p>
      <w:pPr>
        <w:pStyle w:val="TextBody"/>
        <w:numPr>
          <w:ilvl w:val="0"/>
          <w:numId w:val="2"/>
        </w:numPr>
        <w:ind w:left="0" w:right="0" w:hanging="1889"/>
        <w:rPr>
          <w:lang w:val="en-US"/>
        </w:rPr>
      </w:pPr>
      <w:r>
        <w:rPr>
          <w:lang w:val="en-US"/>
        </w:rPr>
      </w:r>
      <w:bookmarkStart w:id="23" w:name="__RefHeading___Toc4873_12359058571"/>
      <w:bookmarkStart w:id="24" w:name="__RefHeading___Toc4873_12359058571"/>
      <w:bookmarkEnd w:id="24"/>
    </w:p>
    <w:p>
      <w:pPr>
        <w:pStyle w:val="Normal"/>
        <w:keepNext w:val="true"/>
        <w:widowControl w:val="false"/>
        <w:numPr>
          <w:ilvl w:val="0"/>
          <w:numId w:val="0"/>
        </w:numPr>
        <w:tabs>
          <w:tab w:val="clear" w:pos="708"/>
          <w:tab w:val="left" w:pos="360" w:leader="none"/>
        </w:tabs>
        <w:suppressAutoHyphens w:val="true"/>
        <w:spacing w:before="850" w:after="29"/>
        <w:ind w:left="1782" w:right="0" w:hanging="0"/>
        <w:textAlignment w:val="baseline"/>
        <w:outlineLvl w:val="0"/>
        <w:rPr>
          <w:rFonts w:ascii="Times New Roman" w:hAnsi="Times New Roman"/>
          <w:b w:val="false"/>
          <w:b w:val="false"/>
          <w:bCs w:val="false"/>
          <w:kern w:val="2"/>
          <w:sz w:val="28"/>
          <w:szCs w:val="28"/>
          <w:lang w:val="en-US" w:eastAsia="zh-CN" w:bidi="hi-IN"/>
        </w:rPr>
      </w:pPr>
      <w:bookmarkStart w:id="25" w:name="__RefHeading___Toc5345_3516684052"/>
      <w:bookmarkStart w:id="26" w:name="_Toc465173390"/>
      <w:bookmarkEnd w:id="25"/>
      <w:r>
        <w:rPr>
          <w:rFonts w:ascii="Times New Roman" w:hAnsi="Times New Roman"/>
          <w:b w:val="false"/>
          <w:bCs w:val="false"/>
          <w:kern w:val="2"/>
          <w:sz w:val="28"/>
          <w:szCs w:val="28"/>
          <w:lang w:val="en-US" w:eastAsia="zh-CN" w:bidi="hi-IN"/>
        </w:rPr>
        <w:t>3</w:t>
      </w:r>
      <w:bookmarkEnd w:id="26"/>
      <w:r>
        <w:rPr>
          <w:rFonts w:ascii="Times New Roman" w:hAnsi="Times New Roman"/>
          <w:b w:val="false"/>
          <w:bCs w:val="false"/>
          <w:kern w:val="2"/>
          <w:sz w:val="28"/>
          <w:szCs w:val="28"/>
          <w:lang w:val="en-US" w:eastAsia="zh-CN" w:bidi="hi-IN"/>
        </w:rPr>
        <w:t xml:space="preserve"> </w:t>
      </w:r>
      <w:r>
        <w:rPr>
          <w:rFonts w:ascii="Times New Roman" w:hAnsi="Times New Roman"/>
          <w:b/>
          <w:bCs/>
          <w:kern w:val="2"/>
          <w:sz w:val="28"/>
          <w:szCs w:val="28"/>
          <w:lang w:val="en-US" w:eastAsia="zh-CN" w:bidi="hi-IN"/>
        </w:rPr>
        <w:t>Software</w:t>
      </w:r>
    </w:p>
    <w:p>
      <w:pPr>
        <w:pStyle w:val="TextBody"/>
        <w:numPr>
          <w:ilvl w:val="0"/>
          <w:numId w:val="2"/>
        </w:numPr>
        <w:ind w:left="0" w:right="0" w:hanging="1889"/>
        <w:rPr>
          <w:rFonts w:ascii="Times New Roman" w:hAnsi="Times New Roman"/>
        </w:rPr>
      </w:pPr>
      <w:r>
        <w:rPr>
          <w:rFonts w:ascii="Times New Roman" w:hAnsi="Times New Roman"/>
          <w:color w:val="000000"/>
          <w:sz w:val="22"/>
          <w:szCs w:val="22"/>
          <w:lang w:val="en-US" w:eastAsia="en-US"/>
        </w:rPr>
        <w:t>In this software chapter I will explain the systems and tools used to bring thi</w:t>
      </w:r>
      <w:r>
        <w:rPr>
          <w:rFonts w:ascii="Times New Roman" w:hAnsi="Times New Roman"/>
          <w:color w:val="000000"/>
          <w:sz w:val="22"/>
          <w:szCs w:val="22"/>
          <w:lang w:val="en-US" w:eastAsia="en-US"/>
        </w:rPr>
        <w:t>s</w:t>
      </w:r>
      <w:r>
        <w:rPr>
          <w:rFonts w:ascii="Times New Roman" w:hAnsi="Times New Roman"/>
          <w:color w:val="000000"/>
          <w:sz w:val="22"/>
          <w:szCs w:val="22"/>
          <w:lang w:val="en-US" w:eastAsia="en-US"/>
        </w:rPr>
        <w:t xml:space="preserve"> project to life </w:t>
      </w:r>
      <w:r>
        <w:rPr>
          <w:rFonts w:ascii="Times New Roman" w:hAnsi="Times New Roman"/>
          <w:color w:val="000000"/>
          <w:sz w:val="22"/>
          <w:szCs w:val="22"/>
          <w:lang w:val="en-US" w:eastAsia="en-US"/>
        </w:rPr>
        <w:t xml:space="preserve">and the inner workings of the components </w:t>
      </w:r>
      <w:r>
        <w:rPr>
          <w:rFonts w:ascii="Times New Roman" w:hAnsi="Times New Roman"/>
          <w:color w:val="000000"/>
          <w:sz w:val="22"/>
          <w:szCs w:val="22"/>
          <w:lang w:val="en-US" w:eastAsia="en-US"/>
        </w:rPr>
        <w:t>necessary to make the</w:t>
      </w:r>
      <w:r>
        <w:rPr>
          <w:rFonts w:ascii="Times New Roman" w:hAnsi="Times New Roman"/>
          <w:color w:val="000000"/>
          <w:sz w:val="22"/>
          <w:szCs w:val="22"/>
          <w:lang w:val="en-US" w:eastAsia="en-US"/>
        </w:rPr>
        <w:t xml:space="preserve"> the drone fly.</w:t>
      </w:r>
    </w:p>
    <w:p>
      <w:pPr>
        <w:pStyle w:val="Normal"/>
        <w:keepNext w:val="true"/>
        <w:widowControl w:val="false"/>
        <w:numPr>
          <w:ilvl w:val="0"/>
          <w:numId w:val="0"/>
        </w:numPr>
        <w:tabs>
          <w:tab w:val="clear" w:pos="708"/>
          <w:tab w:val="left" w:pos="360" w:leader="none"/>
        </w:tabs>
        <w:suppressAutoHyphens w:val="true"/>
        <w:spacing w:before="288" w:after="29"/>
        <w:ind w:left="1926" w:right="0" w:hanging="0"/>
        <w:jc w:val="both"/>
        <w:textAlignment w:val="baseline"/>
        <w:outlineLvl w:val="1"/>
        <w:rPr>
          <w:sz w:val="28"/>
          <w:szCs w:val="28"/>
          <w:lang w:val="en-US"/>
        </w:rPr>
      </w:pPr>
      <w:bookmarkStart w:id="27" w:name="__RefHeading___Toc4914_1235905857"/>
      <w:bookmarkEnd w:id="27"/>
      <w:r>
        <w:rPr>
          <w:b w:val="false"/>
          <w:bCs w:val="false"/>
          <w:kern w:val="2"/>
          <w:sz w:val="28"/>
          <w:szCs w:val="28"/>
          <w:lang w:val="en-US" w:eastAsia="zh-CN" w:bidi="hi-IN"/>
        </w:rPr>
        <w:t>3</w:t>
      </w:r>
      <w:r>
        <w:rPr>
          <w:b w:val="false"/>
          <w:bCs w:val="false"/>
          <w:kern w:val="2"/>
          <w:sz w:val="28"/>
          <w:szCs w:val="28"/>
          <w:lang w:val="en-US" w:eastAsia="zh-CN" w:bidi="hi-IN"/>
        </w:rPr>
        <w:t>.1</w:t>
      </w:r>
      <w:r>
        <w:rPr>
          <w:b/>
          <w:bCs/>
          <w:kern w:val="2"/>
          <w:sz w:val="28"/>
          <w:szCs w:val="28"/>
          <w:lang w:val="en-US" w:eastAsia="zh-CN" w:bidi="hi-IN"/>
        </w:rPr>
        <w:t xml:space="preserve"> </w:t>
      </w:r>
      <w:bookmarkStart w:id="28" w:name="_Toc4651733911"/>
      <w:r>
        <w:rPr>
          <w:b/>
          <w:bCs/>
          <w:kern w:val="2"/>
          <w:sz w:val="28"/>
          <w:szCs w:val="28"/>
          <w:lang w:val="en-US" w:eastAsia="zh-CN" w:bidi="hi-IN"/>
        </w:rPr>
        <w:t>S</w:t>
      </w:r>
      <w:bookmarkEnd w:id="28"/>
      <w:r>
        <w:rPr>
          <w:b/>
          <w:bCs/>
          <w:kern w:val="2"/>
          <w:sz w:val="28"/>
          <w:szCs w:val="28"/>
          <w:lang w:val="en-US" w:eastAsia="zh-CN" w:bidi="hi-IN"/>
        </w:rPr>
        <w:t>ystem</w:t>
      </w:r>
    </w:p>
    <w:p>
      <w:pPr>
        <w:pStyle w:val="TextBody"/>
        <w:numPr>
          <w:ilvl w:val="0"/>
          <w:numId w:val="2"/>
        </w:numPr>
        <w:ind w:left="0" w:right="0" w:hanging="1889"/>
        <w:rPr>
          <w:sz w:val="22"/>
          <w:szCs w:val="22"/>
          <w:lang w:val="en-US"/>
        </w:rPr>
      </w:pPr>
      <w:r>
        <w:rPr>
          <w:sz w:val="22"/>
          <w:szCs w:val="22"/>
          <w:lang w:val="en-US"/>
        </w:rPr>
        <w:t xml:space="preserve">In this section I will focus on the operating system and system-wide </w:t>
      </w:r>
      <w:r>
        <w:rPr>
          <w:sz w:val="22"/>
          <w:szCs w:val="22"/>
          <w:lang w:val="en-US"/>
        </w:rPr>
        <w:t>tools, operating systems and software</w:t>
      </w:r>
      <w:r>
        <w:rPr>
          <w:sz w:val="22"/>
          <w:szCs w:val="22"/>
          <w:lang w:val="en-US"/>
        </w:rPr>
        <w:t xml:space="preserve"> used, every other program </w:t>
      </w:r>
      <w:r>
        <w:rPr>
          <w:sz w:val="22"/>
          <w:szCs w:val="22"/>
          <w:lang w:val="en-US"/>
        </w:rPr>
        <w:t>r</w:t>
      </w:r>
      <w:r>
        <w:rPr>
          <w:sz w:val="22"/>
          <w:szCs w:val="22"/>
          <w:lang w:val="en-US"/>
        </w:rPr>
        <w:t>uns on top of these:</w:t>
      </w:r>
    </w:p>
    <w:p>
      <w:pPr>
        <w:pStyle w:val="Normal"/>
        <w:keepNext w:val="true"/>
        <w:widowControl w:val="false"/>
        <w:numPr>
          <w:ilvl w:val="0"/>
          <w:numId w:val="0"/>
        </w:numPr>
        <w:tabs>
          <w:tab w:val="clear" w:pos="708"/>
          <w:tab w:val="left" w:pos="360" w:leader="none"/>
        </w:tabs>
        <w:suppressAutoHyphens w:val="true"/>
        <w:spacing w:before="144" w:after="29"/>
        <w:ind w:left="2070" w:right="0" w:hanging="0"/>
        <w:textAlignment w:val="baseline"/>
        <w:outlineLvl w:val="2"/>
        <w:rPr>
          <w:lang w:val="en-US"/>
        </w:rPr>
      </w:pPr>
      <w:bookmarkStart w:id="29" w:name="__RefHeading__426_1578358783"/>
      <w:bookmarkEnd w:id="29"/>
      <w:r>
        <w:rPr>
          <w:b w:val="false"/>
          <w:bCs w:val="false"/>
          <w:kern w:val="2"/>
          <w:sz w:val="28"/>
          <w:szCs w:val="28"/>
          <w:lang w:val="en-US" w:eastAsia="zh-CN" w:bidi="hi-IN"/>
        </w:rPr>
        <w:t>3</w:t>
      </w:r>
      <w:r>
        <w:rPr>
          <w:b w:val="false"/>
          <w:bCs w:val="false"/>
          <w:kern w:val="2"/>
          <w:sz w:val="28"/>
          <w:szCs w:val="28"/>
          <w:lang w:val="en-US" w:eastAsia="zh-CN" w:bidi="hi-IN"/>
        </w:rPr>
        <w:t>.1.</w:t>
      </w:r>
      <w:r>
        <w:rPr>
          <w:b w:val="false"/>
          <w:bCs w:val="false"/>
          <w:kern w:val="2"/>
          <w:sz w:val="28"/>
          <w:szCs w:val="28"/>
          <w:lang w:val="en-US" w:eastAsia="zh-CN" w:bidi="hi-IN"/>
        </w:rPr>
        <w:t xml:space="preserve">1 </w:t>
      </w:r>
      <w:r>
        <w:rPr>
          <w:b/>
          <w:bCs/>
          <w:kern w:val="2"/>
          <w:sz w:val="28"/>
          <w:szCs w:val="28"/>
          <w:lang w:val="en-US" w:eastAsia="zh-CN" w:bidi="hi-IN"/>
        </w:rPr>
        <w:t>Ubuntu 22</w:t>
      </w:r>
    </w:p>
    <w:p>
      <w:pPr>
        <w:pStyle w:val="TextBody"/>
        <w:numPr>
          <w:ilvl w:val="0"/>
          <w:numId w:val="2"/>
        </w:numPr>
        <w:ind w:left="0" w:right="0" w:hanging="1889"/>
        <w:rPr>
          <w:lang w:val="en-US"/>
        </w:rPr>
      </w:pPr>
      <w:r>
        <w:rPr>
          <w:kern w:val="2"/>
          <w:sz w:val="22"/>
          <w:lang w:val="en-US" w:eastAsia="zh-CN" w:bidi="hi-IN"/>
        </w:rPr>
        <w:t xml:space="preserve">This was a very important decision since every distribution of Ubuntu has it’s own ROS2 distribution and the latest LTS (for now) only </w:t>
      </w:r>
      <w:r>
        <w:rPr>
          <w:kern w:val="2"/>
          <w:sz w:val="22"/>
          <w:lang w:val="en-US" w:eastAsia="zh-CN" w:bidi="hi-IN"/>
        </w:rPr>
        <w:t>supports Ubuntu 22.</w:t>
      </w:r>
    </w:p>
    <w:p>
      <w:pPr>
        <w:pStyle w:val="TextBody"/>
        <w:numPr>
          <w:ilvl w:val="0"/>
          <w:numId w:val="2"/>
        </w:numPr>
        <w:ind w:left="0" w:right="0" w:hanging="1889"/>
        <w:rPr>
          <w:lang w:val="en-US"/>
        </w:rPr>
      </w:pPr>
      <w:r>
        <w:rPr>
          <w:kern w:val="2"/>
          <w:sz w:val="22"/>
          <w:lang w:val="en-US" w:eastAsia="zh-CN" w:bidi="hi-IN"/>
        </w:rPr>
        <w:t>I</w:t>
      </w:r>
      <w:r>
        <w:rPr>
          <w:kern w:val="2"/>
          <w:sz w:val="22"/>
          <w:lang w:val="en-US" w:eastAsia="zh-CN" w:bidi="hi-IN"/>
        </w:rPr>
        <w:t xml:space="preserve">t’s possible to run ROS2 Humble on other distributions but it must be compiled from source </w:t>
      </w:r>
      <w:r>
        <w:rPr>
          <w:kern w:val="2"/>
          <w:sz w:val="22"/>
          <w:szCs w:val="24"/>
          <w:lang w:val="en-US" w:eastAsia="zh-CN" w:bidi="hi-IN"/>
        </w:rPr>
        <w:t>likelihood of error or incompatibilities grows bigger</w:t>
      </w:r>
      <w:r>
        <w:rPr>
          <w:kern w:val="2"/>
          <w:sz w:val="22"/>
          <w:lang w:val="en-US" w:eastAsia="zh-CN" w:bidi="hi-IN"/>
        </w:rPr>
        <w:t>, e</w:t>
      </w:r>
      <w:r>
        <w:rPr>
          <w:kern w:val="2"/>
          <w:sz w:val="22"/>
          <w:szCs w:val="24"/>
          <w:lang w:val="en-US" w:eastAsia="zh-CN" w:bidi="hi-IN"/>
        </w:rPr>
        <w:t>s</w:t>
      </w:r>
      <w:r>
        <w:rPr>
          <w:kern w:val="2"/>
          <w:sz w:val="22"/>
          <w:lang w:val="en-US" w:eastAsia="zh-CN" w:bidi="hi-IN"/>
        </w:rPr>
        <w:t>pecially on embedded systems.</w:t>
      </w:r>
    </w:p>
    <w:p>
      <w:pPr>
        <w:pStyle w:val="TextBody"/>
        <w:numPr>
          <w:ilvl w:val="0"/>
          <w:numId w:val="2"/>
        </w:numPr>
        <w:ind w:left="0" w:right="0" w:hanging="1889"/>
        <w:rPr>
          <w:lang w:val="en-US"/>
        </w:rPr>
      </w:pPr>
      <w:r>
        <w:rPr>
          <w:lang w:val="en-US"/>
        </w:rPr>
      </w:r>
      <w:r>
        <mc:AlternateContent>
          <mc:Choice Requires="wps">
            <w:drawing>
              <wp:anchor behindDoc="0" distT="0" distB="0" distL="0" distR="0" simplePos="0" locked="0" layoutInCell="1" allowOverlap="1" relativeHeight="5">
                <wp:simplePos x="0" y="0"/>
                <wp:positionH relativeFrom="column">
                  <wp:posOffset>-222250</wp:posOffset>
                </wp:positionH>
                <wp:positionV relativeFrom="paragraph">
                  <wp:posOffset>37465</wp:posOffset>
                </wp:positionV>
                <wp:extent cx="6431280" cy="2797810"/>
                <wp:effectExtent l="0" t="0" r="0" b="0"/>
                <wp:wrapSquare wrapText="largest"/>
                <wp:docPr id="11" name="Frame1"/>
                <a:graphic xmlns:a="http://schemas.openxmlformats.org/drawingml/2006/main">
                  <a:graphicData uri="http://schemas.microsoft.com/office/word/2010/wordprocessingShape">
                    <wps:wsp>
                      <wps:cNvSpPr txBox="1"/>
                      <wps:spPr>
                        <a:xfrm>
                          <a:off x="0" y="0"/>
                          <a:ext cx="6431280" cy="2797810"/>
                        </a:xfrm>
                        <a:prstGeom prst="rect"/>
                      </wps:spPr>
                      <wps:txbx>
                        <w:txbxContent>
                          <w:p>
                            <w:pPr>
                              <w:pStyle w:val="Figure"/>
                              <w:spacing w:before="120" w:after="120"/>
                              <w:rPr/>
                            </w:pPr>
                            <w:r>
                              <w:rPr/>
                              <w:drawing>
                                <wp:inline distT="0" distB="0" distL="0" distR="0">
                                  <wp:extent cx="6119495" cy="2433320"/>
                                  <wp:effectExtent l="0" t="0" r="0" b="0"/>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1"/>
                                          <a:stretch>
                                            <a:fillRect/>
                                          </a:stretch>
                                        </pic:blipFill>
                                        <pic:spPr bwMode="auto">
                                          <a:xfrm>
                                            <a:off x="0" y="0"/>
                                            <a:ext cx="6119495" cy="2433320"/>
                                          </a:xfrm>
                                          <a:prstGeom prst="rect">
                                            <a:avLst/>
                                          </a:prstGeom>
                                        </pic:spPr>
                                      </pic:pic>
                                    </a:graphicData>
                                  </a:graphic>
                                </wp:inline>
                              </w:drawing>
                              <w:t xml:space="preserve">Figure </w:t>
                            </w:r>
                            <w:r>
                              <w:rPr/>
                              <w:fldChar w:fldCharType="begin"/>
                            </w:r>
                            <w:r>
                              <w:rPr/>
                              <w:instrText> SEQ Figure \* ARABIC </w:instrText>
                            </w:r>
                            <w:r>
                              <w:rPr/>
                              <w:fldChar w:fldCharType="separate"/>
                            </w:r>
                            <w:r>
                              <w:rPr/>
                              <w:t>4</w:t>
                            </w:r>
                            <w:r>
                              <w:rPr/>
                              <w:fldChar w:fldCharType="end"/>
                            </w:r>
                            <w:r>
                              <w:rPr/>
                              <w:t xml:space="preserve">: </w:t>
                            </w:r>
                            <w:r>
                              <w:rPr/>
                              <w:t xml:space="preserve">My </w:t>
                            </w:r>
                            <w:r>
                              <w:rPr/>
                              <w:t>Commander pc specifications</w:t>
                            </w:r>
                          </w:p>
                        </w:txbxContent>
                      </wps:txbx>
                      <wps:bodyPr anchor="t" lIns="0" tIns="0" rIns="0" bIns="0">
                        <a:noAutofit/>
                      </wps:bodyPr>
                    </wps:wsp>
                  </a:graphicData>
                </a:graphic>
              </wp:anchor>
            </w:drawing>
          </mc:Choice>
          <mc:Fallback>
            <w:pict>
              <v:rect style="position:absolute;rotation:0;width:506.4pt;height:220.3pt;mso-wrap-distance-left:0pt;mso-wrap-distance-right:0pt;mso-wrap-distance-top:0pt;mso-wrap-distance-bottom:0pt;margin-top:2.95pt;mso-position-vertical-relative:text;margin-left:-17.5pt;mso-position-horizontal-relative:text">
                <v:textbox inset="0in,0in,0in,0in">
                  <w:txbxContent>
                    <w:p>
                      <w:pPr>
                        <w:pStyle w:val="Figure"/>
                        <w:spacing w:before="120" w:after="120"/>
                        <w:rPr/>
                      </w:pPr>
                      <w:r>
                        <w:rPr/>
                        <w:drawing>
                          <wp:inline distT="0" distB="0" distL="0" distR="0">
                            <wp:extent cx="6119495" cy="2433320"/>
                            <wp:effectExtent l="0" t="0" r="0" b="0"/>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1"/>
                                    <a:stretch>
                                      <a:fillRect/>
                                    </a:stretch>
                                  </pic:blipFill>
                                  <pic:spPr bwMode="auto">
                                    <a:xfrm>
                                      <a:off x="0" y="0"/>
                                      <a:ext cx="6119495" cy="2433320"/>
                                    </a:xfrm>
                                    <a:prstGeom prst="rect">
                                      <a:avLst/>
                                    </a:prstGeom>
                                  </pic:spPr>
                                </pic:pic>
                              </a:graphicData>
                            </a:graphic>
                          </wp:inline>
                        </w:drawing>
                        <w:t xml:space="preserve">Figure </w:t>
                      </w:r>
                      <w:r>
                        <w:rPr/>
                        <w:fldChar w:fldCharType="begin"/>
                      </w:r>
                      <w:r>
                        <w:rPr/>
                        <w:instrText> SEQ Figure \* ARABIC </w:instrText>
                      </w:r>
                      <w:r>
                        <w:rPr/>
                        <w:fldChar w:fldCharType="separate"/>
                      </w:r>
                      <w:r>
                        <w:rPr/>
                        <w:t>4</w:t>
                      </w:r>
                      <w:r>
                        <w:rPr/>
                        <w:fldChar w:fldCharType="end"/>
                      </w:r>
                      <w:r>
                        <w:rPr/>
                        <w:t xml:space="preserve">: </w:t>
                      </w:r>
                      <w:r>
                        <w:rPr/>
                        <w:t xml:space="preserve">My </w:t>
                      </w:r>
                      <w:r>
                        <w:rPr/>
                        <w:t>Commander pc specifications</w:t>
                      </w:r>
                    </w:p>
                  </w:txbxContent>
                </v:textbox>
                <w10:wrap type="square" side="largest"/>
              </v:rect>
            </w:pict>
          </mc:Fallback>
        </mc:AlternateContent>
      </w:r>
    </w:p>
    <w:p>
      <w:pPr>
        <w:pStyle w:val="Normal"/>
        <w:keepNext w:val="true"/>
        <w:widowControl w:val="false"/>
        <w:numPr>
          <w:ilvl w:val="0"/>
          <w:numId w:val="0"/>
        </w:numPr>
        <w:tabs>
          <w:tab w:val="clear" w:pos="708"/>
          <w:tab w:val="left" w:pos="360" w:leader="none"/>
        </w:tabs>
        <w:suppressAutoHyphens w:val="true"/>
        <w:spacing w:before="144" w:after="29"/>
        <w:ind w:left="2070" w:right="0" w:hanging="0"/>
        <w:textAlignment w:val="baseline"/>
        <w:outlineLvl w:val="2"/>
        <w:rPr>
          <w:rFonts w:ascii="Times New Roman" w:hAnsi="Times New Roman"/>
          <w:lang w:val="en-US"/>
        </w:rPr>
      </w:pPr>
      <w:bookmarkStart w:id="30" w:name="__RefHeading___Toc5347_3516684052"/>
      <w:bookmarkEnd w:id="30"/>
      <w:r>
        <w:rPr>
          <w:rFonts w:ascii="Times New Roman" w:hAnsi="Times New Roman"/>
          <w:b w:val="false"/>
          <w:bCs w:val="false"/>
          <w:kern w:val="2"/>
          <w:sz w:val="28"/>
          <w:szCs w:val="28"/>
          <w:lang w:val="en-US" w:eastAsia="zh-CN" w:bidi="hi-IN"/>
        </w:rPr>
        <w:t>3</w:t>
      </w:r>
      <w:r>
        <w:rPr>
          <w:rFonts w:ascii="Times New Roman" w:hAnsi="Times New Roman"/>
          <w:b w:val="false"/>
          <w:bCs w:val="false"/>
          <w:kern w:val="2"/>
          <w:sz w:val="28"/>
          <w:szCs w:val="28"/>
          <w:lang w:val="en-US" w:eastAsia="zh-CN" w:bidi="hi-IN"/>
        </w:rPr>
        <w:t xml:space="preserve">.1.2 </w:t>
      </w:r>
      <w:r>
        <w:rPr>
          <w:rFonts w:ascii="Times New Roman" w:hAnsi="Times New Roman"/>
          <w:b/>
          <w:bCs/>
          <w:kern w:val="2"/>
          <w:sz w:val="28"/>
          <w:szCs w:val="28"/>
          <w:lang w:val="en-US" w:eastAsia="zh-CN" w:bidi="hi-IN"/>
        </w:rPr>
        <w:t>Docker</w:t>
      </w:r>
    </w:p>
    <w:p>
      <w:pPr>
        <w:pStyle w:val="TextBody"/>
        <w:numPr>
          <w:ilvl w:val="0"/>
          <w:numId w:val="2"/>
        </w:numPr>
        <w:ind w:left="0" w:right="0" w:hanging="1889"/>
        <w:rPr>
          <w:sz w:val="22"/>
          <w:szCs w:val="22"/>
        </w:rPr>
      </w:pPr>
      <w:r>
        <w:rPr>
          <w:sz w:val="22"/>
          <w:szCs w:val="22"/>
        </w:rPr>
        <w:t xml:space="preserve">Docker is an amazing tool for virtualization and portability; with docker it’s possible to create an image of a system and run a container almost like a </w:t>
      </w:r>
      <w:r>
        <w:rPr>
          <w:sz w:val="22"/>
          <w:szCs w:val="22"/>
        </w:rPr>
        <w:t xml:space="preserve">lightweight </w:t>
      </w:r>
      <w:r>
        <w:rPr>
          <w:sz w:val="22"/>
          <w:szCs w:val="22"/>
        </w:rPr>
        <w:t>virtual machine.</w:t>
      </w:r>
    </w:p>
    <w:p>
      <w:pPr>
        <w:pStyle w:val="TextBody"/>
        <w:numPr>
          <w:ilvl w:val="0"/>
          <w:numId w:val="2"/>
        </w:numPr>
        <w:ind w:left="0" w:right="0" w:hanging="1889"/>
        <w:rPr>
          <w:sz w:val="22"/>
          <w:szCs w:val="22"/>
        </w:rPr>
      </w:pPr>
      <w:r>
        <w:rPr>
          <w:sz w:val="22"/>
          <w:szCs w:val="22"/>
        </w:rPr>
        <w:t xml:space="preserve">The container has all the libraries needed to run an entire system and is widely used for </w:t>
      </w:r>
      <w:r>
        <w:rPr>
          <w:sz w:val="22"/>
          <w:szCs w:val="22"/>
        </w:rPr>
        <w:t xml:space="preserve">testing and </w:t>
      </w:r>
      <w:r>
        <w:rPr>
          <w:sz w:val="22"/>
          <w:szCs w:val="22"/>
        </w:rPr>
        <w:t>compatibility since it’s possible to run a completely different operating system inside a container.</w:t>
      </w:r>
    </w:p>
    <w:p>
      <w:pPr>
        <w:pStyle w:val="TextBody"/>
        <w:numPr>
          <w:ilvl w:val="0"/>
          <w:numId w:val="2"/>
        </w:numPr>
        <w:ind w:left="0" w:right="0" w:hanging="1889"/>
        <w:rPr>
          <w:sz w:val="22"/>
          <w:szCs w:val="22"/>
        </w:rPr>
      </w:pPr>
      <w:r>
        <w:rPr>
          <w:sz w:val="22"/>
          <w:szCs w:val="22"/>
        </w:rPr>
        <w:t xml:space="preserve">In docker you can </w:t>
      </w:r>
      <w:r>
        <w:rPr>
          <w:sz w:val="22"/>
          <w:szCs w:val="22"/>
        </w:rPr>
        <w:t xml:space="preserve">change and </w:t>
      </w:r>
      <w:r>
        <w:rPr>
          <w:sz w:val="22"/>
          <w:szCs w:val="22"/>
        </w:rPr>
        <w:t xml:space="preserve">customize a base image </w:t>
      </w:r>
      <w:r>
        <w:rPr>
          <w:sz w:val="22"/>
          <w:szCs w:val="22"/>
        </w:rPr>
        <w:t xml:space="preserve">by running shell commands declared in a </w:t>
      </w:r>
      <w:r>
        <w:rPr>
          <w:b/>
          <w:bCs/>
          <w:sz w:val="22"/>
          <w:szCs w:val="22"/>
        </w:rPr>
        <w:t>Dockerfile</w:t>
      </w:r>
      <w:r>
        <w:rPr>
          <w:b w:val="false"/>
          <w:bCs w:val="false"/>
          <w:sz w:val="22"/>
          <w:szCs w:val="22"/>
        </w:rPr>
        <w:t xml:space="preserve">, each line of command produces a </w:t>
      </w:r>
      <w:r>
        <w:rPr>
          <w:b/>
          <w:bCs/>
          <w:sz w:val="22"/>
          <w:szCs w:val="22"/>
        </w:rPr>
        <w:t xml:space="preserve">layer </w:t>
      </w:r>
      <w:r>
        <w:rPr>
          <w:b w:val="false"/>
          <w:bCs w:val="false"/>
          <w:sz w:val="22"/>
          <w:szCs w:val="22"/>
        </w:rPr>
        <w:t xml:space="preserve">that contains the changes tin the filesystem, then all the layers are stacked together to produce the new </w:t>
      </w:r>
      <w:r>
        <w:rPr>
          <w:b/>
          <w:bCs/>
          <w:sz w:val="22"/>
          <w:szCs w:val="22"/>
        </w:rPr>
        <w:t>image</w:t>
      </w:r>
      <w:r>
        <w:rPr>
          <w:b w:val="false"/>
          <w:bCs w:val="false"/>
          <w:sz w:val="22"/>
          <w:szCs w:val="22"/>
        </w:rPr>
        <w:t>.</w:t>
      </w:r>
    </w:p>
    <w:p>
      <w:pPr>
        <w:pStyle w:val="TextBody"/>
        <w:numPr>
          <w:ilvl w:val="0"/>
          <w:numId w:val="2"/>
        </w:numPr>
        <w:ind w:left="0" w:right="0" w:hanging="1889"/>
        <w:rPr>
          <w:rFonts w:ascii="Times New Roman" w:hAnsi="Times New Roman"/>
          <w:sz w:val="22"/>
          <w:szCs w:val="22"/>
        </w:rPr>
      </w:pPr>
      <w:r>
        <w:rPr>
          <w:rFonts w:ascii="Times New Roman" w:hAnsi="Times New Roman"/>
          <w:sz w:val="22"/>
          <w:szCs w:val="22"/>
        </w:rPr>
        <w:t xml:space="preserve">If it’s impossible to use or install Ubuntu 22 a good alternative is a docker container, </w:t>
      </w:r>
      <w:r>
        <w:rPr>
          <w:rFonts w:ascii="Times New Roman" w:hAnsi="Times New Roman"/>
          <w:i w:val="false"/>
          <w:iCs w:val="false"/>
          <w:sz w:val="22"/>
          <w:szCs w:val="22"/>
        </w:rPr>
        <w:t xml:space="preserve">like </w:t>
      </w:r>
      <w:r>
        <w:rPr>
          <w:rFonts w:ascii="Times New Roman" w:hAnsi="Times New Roman"/>
          <w:i w:val="false"/>
          <w:iCs w:val="false"/>
          <w:sz w:val="22"/>
          <w:szCs w:val="22"/>
        </w:rPr>
        <w:t>I did.</w:t>
      </w:r>
    </w:p>
    <w:p>
      <w:pPr>
        <w:pStyle w:val="TextBody"/>
        <w:numPr>
          <w:ilvl w:val="0"/>
          <w:numId w:val="2"/>
        </w:numPr>
        <w:ind w:left="0" w:right="0" w:hanging="1889"/>
        <w:rPr>
          <w:rFonts w:ascii="Times New Roman" w:hAnsi="Times New Roman"/>
          <w:sz w:val="22"/>
          <w:szCs w:val="22"/>
        </w:rPr>
      </w:pPr>
      <w:r>
        <w:rPr>
          <w:rFonts w:ascii="Times New Roman" w:hAnsi="Times New Roman"/>
          <w:i w:val="false"/>
          <w:iCs w:val="false"/>
          <w:sz w:val="22"/>
          <w:szCs w:val="22"/>
        </w:rPr>
        <w:t xml:space="preserve">Two </w:t>
      </w:r>
      <w:r>
        <w:rPr>
          <w:rFonts w:ascii="Times New Roman" w:hAnsi="Times New Roman"/>
          <w:i w:val="false"/>
          <w:iCs w:val="false"/>
          <w:sz w:val="22"/>
          <w:szCs w:val="22"/>
        </w:rPr>
        <w:t xml:space="preserve">main </w:t>
      </w:r>
      <w:r>
        <w:rPr>
          <w:rFonts w:ascii="Times New Roman" w:hAnsi="Times New Roman"/>
          <w:i w:val="false"/>
          <w:iCs w:val="false"/>
          <w:sz w:val="22"/>
          <w:szCs w:val="22"/>
        </w:rPr>
        <w:t>docker images were built, one for the commander and the other one for the companion.</w:t>
      </w:r>
    </w:p>
    <w:p>
      <w:pPr>
        <w:pStyle w:val="TextBody"/>
        <w:numPr>
          <w:ilvl w:val="0"/>
          <w:numId w:val="2"/>
        </w:numPr>
        <w:ind w:left="0" w:right="0" w:hanging="1889"/>
        <w:rPr>
          <w:rFonts w:ascii="Times New Roman" w:hAnsi="Times New Roman"/>
          <w:sz w:val="22"/>
          <w:szCs w:val="22"/>
        </w:rPr>
      </w:pPr>
      <w:r>
        <w:rPr>
          <w:rFonts w:ascii="Times New Roman" w:hAnsi="Times New Roman"/>
          <w:i w:val="false"/>
          <w:iCs w:val="false"/>
          <w:kern w:val="2"/>
          <w:sz w:val="22"/>
          <w:szCs w:val="22"/>
          <w:lang w:eastAsia="zh-CN" w:bidi="hi-IN"/>
        </w:rPr>
        <w:t xml:space="preserve">The base image is the official </w:t>
      </w:r>
      <w:r>
        <w:rPr>
          <w:rFonts w:ascii="Times New Roman" w:hAnsi="Times New Roman"/>
          <w:i w:val="false"/>
          <w:iCs w:val="false"/>
          <w:kern w:val="2"/>
          <w:sz w:val="22"/>
          <w:szCs w:val="22"/>
          <w:highlight w:val="yellow"/>
          <w:lang w:eastAsia="zh-CN" w:bidi="hi-IN"/>
        </w:rPr>
        <w:t>ros:humble</w:t>
      </w:r>
      <w:r>
        <w:rPr>
          <w:rFonts w:ascii="Times New Roman" w:hAnsi="Times New Roman"/>
          <w:i w:val="false"/>
          <w:iCs w:val="false"/>
          <w:kern w:val="2"/>
          <w:sz w:val="22"/>
          <w:szCs w:val="22"/>
          <w:lang w:eastAsia="zh-CN" w:bidi="hi-IN"/>
        </w:rPr>
        <w:t xml:space="preserve">, it supports both amd64 and </w:t>
      </w:r>
      <w:r>
        <w:rPr>
          <w:rFonts w:ascii="Times New Roman" w:hAnsi="Times New Roman"/>
          <w:b w:val="false"/>
          <w:i w:val="false"/>
          <w:iCs w:val="false"/>
          <w:caps w:val="false"/>
          <w:smallCaps w:val="false"/>
          <w:color w:val="000000"/>
          <w:spacing w:val="0"/>
          <w:kern w:val="2"/>
          <w:sz w:val="22"/>
          <w:szCs w:val="22"/>
          <w:lang w:eastAsia="zh-CN" w:bidi="hi-IN"/>
        </w:rPr>
        <w:t xml:space="preserve">arm64/v8; </w:t>
      </w:r>
      <w:r>
        <w:rPr>
          <w:rFonts w:ascii="Times New Roman" w:hAnsi="Times New Roman"/>
          <w:b w:val="false"/>
          <w:i w:val="false"/>
          <w:iCs w:val="false"/>
          <w:caps w:val="false"/>
          <w:smallCaps w:val="false"/>
          <w:color w:val="000000"/>
          <w:spacing w:val="0"/>
          <w:kern w:val="2"/>
          <w:sz w:val="22"/>
          <w:szCs w:val="22"/>
          <w:lang w:eastAsia="zh-CN" w:bidi="hi-IN"/>
        </w:rPr>
        <w:t xml:space="preserve">a </w:t>
      </w:r>
      <w:r>
        <w:rPr>
          <w:rFonts w:ascii="Times New Roman" w:hAnsi="Times New Roman"/>
          <w:b w:val="false"/>
          <w:i w:val="false"/>
          <w:iCs w:val="false"/>
          <w:caps w:val="false"/>
          <w:smallCaps w:val="false"/>
          <w:color w:val="000000"/>
          <w:spacing w:val="0"/>
          <w:kern w:val="2"/>
          <w:sz w:val="22"/>
          <w:szCs w:val="22"/>
          <w:highlight w:val="yellow"/>
          <w:lang w:eastAsia="zh-CN" w:bidi="hi-IN"/>
        </w:rPr>
        <w:t>core</w:t>
      </w:r>
      <w:r>
        <w:rPr>
          <w:rFonts w:ascii="Times New Roman" w:hAnsi="Times New Roman"/>
          <w:b w:val="false"/>
          <w:i w:val="false"/>
          <w:iCs w:val="false"/>
          <w:caps w:val="false"/>
          <w:smallCaps w:val="false"/>
          <w:color w:val="000000"/>
          <w:spacing w:val="0"/>
          <w:kern w:val="2"/>
          <w:sz w:val="22"/>
          <w:szCs w:val="22"/>
          <w:lang w:eastAsia="zh-CN" w:bidi="hi-IN"/>
        </w:rPr>
        <w:t xml:space="preserve"> image with PX4 dependencies and messages installed is built on top, this middle step was useful in development to speed up future builds.</w:t>
      </w:r>
    </w:p>
    <w:p>
      <w:pPr>
        <w:pStyle w:val="TextBody"/>
        <w:widowControl/>
        <w:numPr>
          <w:ilvl w:val="0"/>
          <w:numId w:val="2"/>
        </w:numPr>
        <w:bidi w:val="0"/>
        <w:spacing w:lineRule="auto" w:line="276" w:before="0" w:after="140"/>
        <w:ind w:left="0" w:right="0" w:hanging="1889"/>
        <w:jc w:val="left"/>
        <w:rPr/>
      </w:pPr>
      <w:r>
        <w:rPr>
          <w:rFonts w:ascii="Times New Roman" w:hAnsi="Times New Roman"/>
          <w:b w:val="false"/>
          <w:i w:val="false"/>
          <w:iCs w:val="false"/>
          <w:caps w:val="false"/>
          <w:smallCaps w:val="false"/>
          <w:color w:val="000000"/>
          <w:spacing w:val="0"/>
          <w:kern w:val="2"/>
          <w:sz w:val="22"/>
          <w:szCs w:val="22"/>
          <w:lang w:eastAsia="zh-CN" w:bidi="hi-IN"/>
        </w:rPr>
        <w:t>O</w:t>
      </w:r>
      <w:r>
        <w:rPr>
          <w:rFonts w:ascii="Times New Roman" w:hAnsi="Times New Roman"/>
          <w:b w:val="false"/>
          <w:i w:val="false"/>
          <w:iCs w:val="false"/>
          <w:caps w:val="false"/>
          <w:smallCaps w:val="false"/>
          <w:color w:val="000000"/>
          <w:spacing w:val="0"/>
          <w:kern w:val="2"/>
          <w:sz w:val="22"/>
          <w:szCs w:val="22"/>
          <w:lang w:eastAsia="zh-CN" w:bidi="hi-IN"/>
        </w:rPr>
        <w:t xml:space="preserve">n top of the </w:t>
      </w:r>
      <w:r>
        <w:rPr>
          <w:rFonts w:ascii="Times New Roman" w:hAnsi="Times New Roman"/>
          <w:b w:val="false"/>
          <w:i w:val="false"/>
          <w:iCs w:val="false"/>
          <w:caps w:val="false"/>
          <w:smallCaps w:val="false"/>
          <w:color w:val="000000"/>
          <w:spacing w:val="0"/>
          <w:kern w:val="2"/>
          <w:sz w:val="22"/>
          <w:szCs w:val="22"/>
          <w:highlight w:val="yellow"/>
          <w:lang w:eastAsia="zh-CN" w:bidi="hi-IN"/>
        </w:rPr>
        <w:t>core</w:t>
      </w:r>
      <w:r>
        <w:rPr>
          <w:rFonts w:ascii="Times New Roman" w:hAnsi="Times New Roman"/>
          <w:b w:val="false"/>
          <w:i w:val="false"/>
          <w:iCs w:val="false"/>
          <w:caps w:val="false"/>
          <w:smallCaps w:val="false"/>
          <w:color w:val="000000"/>
          <w:spacing w:val="0"/>
          <w:kern w:val="2"/>
          <w:sz w:val="22"/>
          <w:szCs w:val="22"/>
          <w:lang w:eastAsia="zh-CN" w:bidi="hi-IN"/>
        </w:rPr>
        <w:t>, two separate images for companion and commander were built.</w:t>
      </w:r>
      <w:r>
        <mc:AlternateContent>
          <mc:Choice Requires="wps">
            <w:drawing>
              <wp:anchor behindDoc="0" distT="0" distB="0" distL="0" distR="0" simplePos="0" locked="0" layoutInCell="1" allowOverlap="1" relativeHeight="23">
                <wp:simplePos x="0" y="0"/>
                <wp:positionH relativeFrom="column">
                  <wp:posOffset>421005</wp:posOffset>
                </wp:positionH>
                <wp:positionV relativeFrom="paragraph">
                  <wp:posOffset>17780</wp:posOffset>
                </wp:positionV>
                <wp:extent cx="4972050" cy="3400425"/>
                <wp:effectExtent l="0" t="0" r="0" b="0"/>
                <wp:wrapTopAndBottom/>
                <wp:docPr id="14" name="Frame13"/>
                <a:graphic xmlns:a="http://schemas.openxmlformats.org/drawingml/2006/main">
                  <a:graphicData uri="http://schemas.microsoft.com/office/word/2010/wordprocessingShape">
                    <wps:wsp>
                      <wps:cNvSpPr txBox="1"/>
                      <wps:spPr>
                        <a:xfrm>
                          <a:off x="0" y="0"/>
                          <a:ext cx="4972050" cy="3400425"/>
                        </a:xfrm>
                        <a:prstGeom prst="rect"/>
                      </wps:spPr>
                      <wps:txbx>
                        <w:txbxContent>
                          <w:p>
                            <w:pPr>
                              <w:pStyle w:val="Figure"/>
                              <w:spacing w:before="120" w:after="120"/>
                              <w:rPr/>
                            </w:pPr>
                            <w:r>
                              <w:rPr/>
                              <w:drawing>
                                <wp:inline distT="0" distB="0" distL="0" distR="0">
                                  <wp:extent cx="4423410" cy="2600960"/>
                                  <wp:effectExtent l="0" t="0" r="0" b="0"/>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2"/>
                                          <a:stretch>
                                            <a:fillRect/>
                                          </a:stretch>
                                        </pic:blipFill>
                                        <pic:spPr bwMode="auto">
                                          <a:xfrm>
                                            <a:off x="0" y="0"/>
                                            <a:ext cx="4423410" cy="2600960"/>
                                          </a:xfrm>
                                          <a:prstGeom prst="rect">
                                            <a:avLst/>
                                          </a:prstGeom>
                                        </pic:spPr>
                                      </pic:pic>
                                    </a:graphicData>
                                  </a:graphic>
                                </wp:inline>
                              </w:drawing>
                              <w:t xml:space="preserve">Figure </w:t>
                            </w:r>
                            <w:r>
                              <w:rPr/>
                              <w:fldChar w:fldCharType="begin"/>
                            </w:r>
                            <w:r>
                              <w:rPr/>
                              <w:instrText> SEQ Figure \* ARABIC </w:instrText>
                            </w:r>
                            <w:r>
                              <w:rPr/>
                              <w:fldChar w:fldCharType="separate"/>
                            </w:r>
                            <w:r>
                              <w:rPr/>
                              <w:t>5</w:t>
                            </w:r>
                            <w:r>
                              <w:rPr/>
                              <w:fldChar w:fldCharType="end"/>
                            </w:r>
                            <w:r>
                              <w:rPr/>
                              <w:t>: Snippet from the core Dockerfile</w:t>
                            </w:r>
                          </w:p>
                        </w:txbxContent>
                      </wps:txbx>
                      <wps:bodyPr anchor="t" lIns="274320" tIns="274320" rIns="274320" bIns="274320">
                        <a:noAutofit/>
                      </wps:bodyPr>
                    </wps:wsp>
                  </a:graphicData>
                </a:graphic>
              </wp:anchor>
            </w:drawing>
          </mc:Choice>
          <mc:Fallback>
            <w:pict>
              <v:rect style="position:absolute;rotation:0;width:391.5pt;height:267.75pt;mso-wrap-distance-left:0pt;mso-wrap-distance-right:0pt;mso-wrap-distance-top:0pt;mso-wrap-distance-bottom:0pt;margin-top:1.4pt;mso-position-vertical-relative:text;margin-left:33.15pt;mso-position-horizontal-relative:text">
                <v:textbox inset="0.3in,0.3in,0.3in,0.3in">
                  <w:txbxContent>
                    <w:p>
                      <w:pPr>
                        <w:pStyle w:val="Figure"/>
                        <w:spacing w:before="120" w:after="120"/>
                        <w:rPr/>
                      </w:pPr>
                      <w:r>
                        <w:rPr/>
                        <w:drawing>
                          <wp:inline distT="0" distB="0" distL="0" distR="0">
                            <wp:extent cx="4423410" cy="2600960"/>
                            <wp:effectExtent l="0" t="0" r="0" b="0"/>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2"/>
                                    <a:stretch>
                                      <a:fillRect/>
                                    </a:stretch>
                                  </pic:blipFill>
                                  <pic:spPr bwMode="auto">
                                    <a:xfrm>
                                      <a:off x="0" y="0"/>
                                      <a:ext cx="4423410" cy="2600960"/>
                                    </a:xfrm>
                                    <a:prstGeom prst="rect">
                                      <a:avLst/>
                                    </a:prstGeom>
                                  </pic:spPr>
                                </pic:pic>
                              </a:graphicData>
                            </a:graphic>
                          </wp:inline>
                        </w:drawing>
                        <w:t xml:space="preserve">Figure </w:t>
                      </w:r>
                      <w:r>
                        <w:rPr/>
                        <w:fldChar w:fldCharType="begin"/>
                      </w:r>
                      <w:r>
                        <w:rPr/>
                        <w:instrText> SEQ Figure \* ARABIC </w:instrText>
                      </w:r>
                      <w:r>
                        <w:rPr/>
                        <w:fldChar w:fldCharType="separate"/>
                      </w:r>
                      <w:r>
                        <w:rPr/>
                        <w:t>5</w:t>
                      </w:r>
                      <w:r>
                        <w:rPr/>
                        <w:fldChar w:fldCharType="end"/>
                      </w:r>
                      <w:r>
                        <w:rPr/>
                        <w:t>: Snippet from the core Dockerfile</w:t>
                      </w:r>
                    </w:p>
                  </w:txbxContent>
                </v:textbox>
                <w10:wrap type="topAndBottom"/>
              </v:rect>
            </w:pict>
          </mc:Fallback>
        </mc:AlternateContent>
      </w:r>
    </w:p>
    <w:p>
      <w:pPr>
        <w:pStyle w:val="TextBody"/>
        <w:numPr>
          <w:ilvl w:val="0"/>
          <w:numId w:val="0"/>
        </w:numPr>
        <w:ind w:left="1782" w:right="0" w:hanging="0"/>
        <w:rPr/>
      </w:pPr>
      <w:r>
        <w:rPr>
          <w:rFonts w:ascii="Times New Roman" w:hAnsi="Times New Roman"/>
          <w:b w:val="false"/>
          <w:bCs w:val="false"/>
          <w:kern w:val="2"/>
          <w:sz w:val="22"/>
          <w:szCs w:val="22"/>
          <w:lang w:eastAsia="zh-CN" w:bidi="hi-IN"/>
        </w:rPr>
        <w:t>D</w:t>
      </w:r>
      <w:r>
        <w:rPr>
          <w:rFonts w:ascii="Times New Roman" w:hAnsi="Times New Roman"/>
          <w:b w:val="false"/>
          <w:bCs w:val="false"/>
          <w:kern w:val="2"/>
          <w:sz w:val="22"/>
          <w:szCs w:val="22"/>
          <w:lang w:eastAsia="zh-CN" w:bidi="hi-IN"/>
        </w:rPr>
        <w:t>ocker</w:t>
      </w:r>
      <w:r>
        <w:rPr>
          <w:rFonts w:ascii="Times New Roman" w:hAnsi="Times New Roman"/>
          <w:b/>
          <w:bCs/>
          <w:kern w:val="2"/>
          <w:sz w:val="22"/>
          <w:szCs w:val="22"/>
          <w:lang w:eastAsia="zh-CN" w:bidi="hi-IN"/>
        </w:rPr>
        <w:t xml:space="preserve"> </w:t>
      </w:r>
      <w:r>
        <w:rPr>
          <w:rFonts w:ascii="Times New Roman" w:hAnsi="Times New Roman"/>
          <w:b w:val="false"/>
          <w:bCs w:val="false"/>
          <w:kern w:val="2"/>
          <w:sz w:val="22"/>
          <w:szCs w:val="22"/>
          <w:lang w:eastAsia="zh-CN" w:bidi="hi-IN"/>
        </w:rPr>
        <w:t>use</w:t>
      </w:r>
      <w:r>
        <w:rPr>
          <w:rFonts w:ascii="Times New Roman" w:hAnsi="Times New Roman"/>
          <w:b w:val="false"/>
          <w:bCs w:val="false"/>
          <w:kern w:val="2"/>
          <w:sz w:val="22"/>
          <w:szCs w:val="22"/>
          <w:lang w:eastAsia="zh-CN" w:bidi="hi-IN"/>
        </w:rPr>
        <w:t>s</w:t>
      </w:r>
      <w:r>
        <w:rPr>
          <w:rFonts w:ascii="Times New Roman" w:hAnsi="Times New Roman"/>
          <w:b w:val="false"/>
          <w:bCs w:val="false"/>
          <w:kern w:val="2"/>
          <w:sz w:val="22"/>
          <w:szCs w:val="22"/>
          <w:lang w:eastAsia="zh-CN" w:bidi="hi-IN"/>
        </w:rPr>
        <w:t xml:space="preserve"> the </w:t>
      </w:r>
      <w:r>
        <w:rPr>
          <w:rFonts w:ascii="Times New Roman" w:hAnsi="Times New Roman"/>
          <w:b/>
          <w:bCs/>
          <w:kern w:val="2"/>
          <w:sz w:val="22"/>
          <w:szCs w:val="22"/>
          <w:lang w:eastAsia="zh-CN" w:bidi="hi-IN"/>
        </w:rPr>
        <w:t>docker build cache</w:t>
      </w:r>
      <w:r>
        <w:rPr>
          <w:rFonts w:ascii="Times New Roman" w:hAnsi="Times New Roman"/>
          <w:b w:val="false"/>
          <w:bCs w:val="false"/>
          <w:kern w:val="2"/>
          <w:sz w:val="22"/>
          <w:szCs w:val="22"/>
          <w:lang w:eastAsia="zh-CN" w:bidi="hi-IN"/>
        </w:rPr>
        <w:t>, this smart caching system allows the build to reuse a</w:t>
      </w:r>
      <w:r>
        <w:rPr>
          <w:rFonts w:ascii="Times New Roman" w:hAnsi="Times New Roman"/>
          <w:b w:val="false"/>
          <w:bCs w:val="false"/>
          <w:kern w:val="2"/>
          <w:sz w:val="22"/>
          <w:szCs w:val="22"/>
          <w:lang w:eastAsia="zh-CN" w:bidi="hi-IN"/>
        </w:rPr>
        <w:t xml:space="preserve">n already created layer without the need to run the command again; </w:t>
      </w:r>
      <w:r>
        <w:rPr>
          <w:rFonts w:ascii="Times New Roman" w:hAnsi="Times New Roman"/>
          <w:b w:val="false"/>
          <w:bCs w:val="false"/>
          <w:kern w:val="2"/>
          <w:sz w:val="22"/>
          <w:szCs w:val="22"/>
          <w:lang w:eastAsia="zh-CN" w:bidi="hi-IN"/>
        </w:rPr>
        <w:t>to optimize for this technology, we can apply some best practices like splitting commands into multiple smaller commands, put the less likely to change commands at the beginning and delaying as much as possible the COPY docker commands.</w:t>
      </w:r>
    </w:p>
    <w:p>
      <w:pPr>
        <w:pStyle w:val="TextBody"/>
        <w:numPr>
          <w:ilvl w:val="0"/>
          <w:numId w:val="0"/>
        </w:numPr>
        <w:ind w:left="1782" w:right="0" w:hanging="0"/>
        <w:rPr/>
      </w:pPr>
      <w:r>
        <w:rPr>
          <w:rFonts w:ascii="Times New Roman" w:hAnsi="Times New Roman"/>
          <w:b w:val="false"/>
          <w:bCs w:val="false"/>
          <w:kern w:val="2"/>
          <w:sz w:val="22"/>
          <w:szCs w:val="22"/>
          <w:lang w:eastAsia="zh-CN" w:bidi="hi-IN"/>
        </w:rPr>
        <w:t>T</w:t>
      </w:r>
      <w:r>
        <w:rPr>
          <w:rFonts w:ascii="Times New Roman" w:hAnsi="Times New Roman"/>
          <w:b w:val="false"/>
          <w:bCs w:val="false"/>
          <w:kern w:val="2"/>
          <w:sz w:val="22"/>
          <w:szCs w:val="22"/>
          <w:lang w:eastAsia="zh-CN" w:bidi="hi-IN"/>
        </w:rPr>
        <w:t xml:space="preserve">his way we can have better build times after the first one at the cost of higher disk usage but it’s a worth trade while developing; for a release build we can use the experimental </w:t>
      </w:r>
      <w:r>
        <w:rPr>
          <w:rFonts w:ascii="Times New Roman" w:hAnsi="Times New Roman"/>
          <w:b w:val="false"/>
          <w:bCs w:val="false"/>
          <w:kern w:val="2"/>
          <w:sz w:val="22"/>
          <w:szCs w:val="22"/>
          <w:highlight w:val="yellow"/>
          <w:lang w:eastAsia="zh-CN" w:bidi="hi-IN"/>
        </w:rPr>
        <w:t>–squash</w:t>
      </w:r>
      <w:r>
        <w:rPr>
          <w:rFonts w:ascii="Times New Roman" w:hAnsi="Times New Roman"/>
          <w:b w:val="false"/>
          <w:bCs w:val="false"/>
          <w:kern w:val="2"/>
          <w:sz w:val="22"/>
          <w:szCs w:val="22"/>
          <w:lang w:eastAsia="zh-CN" w:bidi="hi-IN"/>
        </w:rPr>
        <w:t xml:space="preserve"> tag to compress all the layers into one, saving disk space and improving performance.</w:t>
      </w:r>
    </w:p>
    <w:p>
      <w:pPr>
        <w:pStyle w:val="TextBody"/>
        <w:numPr>
          <w:ilvl w:val="0"/>
          <w:numId w:val="0"/>
        </w:numPr>
        <w:ind w:left="0" w:right="0" w:hanging="0"/>
        <w:rPr/>
      </w:pPr>
      <w:r>
        <w:rPr>
          <w:rFonts w:ascii="Times New Roman" w:hAnsi="Times New Roman"/>
          <w:b w:val="false"/>
          <w:bCs w:val="false"/>
          <w:kern w:val="2"/>
          <w:sz w:val="22"/>
          <w:szCs w:val="22"/>
          <w:lang w:eastAsia="zh-CN" w:bidi="hi-IN"/>
        </w:rPr>
        <w:t xml:space="preserve">For my system </w:t>
      </w:r>
      <w:r>
        <w:rPr>
          <w:rFonts w:ascii="Times New Roman" w:hAnsi="Times New Roman"/>
          <w:b w:val="false"/>
          <w:bCs w:val="false"/>
          <w:kern w:val="2"/>
          <w:sz w:val="22"/>
          <w:szCs w:val="22"/>
          <w:lang w:eastAsia="zh-CN" w:bidi="hi-IN"/>
        </w:rPr>
        <w:t>I used this 3 stage build:</w:t>
      </w:r>
    </w:p>
    <w:p>
      <w:pPr>
        <w:pStyle w:val="TextBody"/>
        <w:numPr>
          <w:ilvl w:val="0"/>
          <w:numId w:val="12"/>
        </w:numPr>
        <w:rPr/>
      </w:pPr>
      <w:r>
        <w:rPr>
          <w:rFonts w:ascii="Times New Roman" w:hAnsi="Times New Roman"/>
          <w:b/>
          <w:bCs/>
          <w:kern w:val="2"/>
          <w:sz w:val="22"/>
          <w:szCs w:val="22"/>
          <w:lang w:eastAsia="zh-CN" w:bidi="hi-IN"/>
        </w:rPr>
        <w:t>core</w:t>
      </w:r>
      <w:r>
        <w:rPr>
          <w:rFonts w:ascii="Times New Roman" w:hAnsi="Times New Roman"/>
          <w:b w:val="false"/>
          <w:bCs w:val="false"/>
          <w:kern w:val="2"/>
          <w:sz w:val="22"/>
          <w:szCs w:val="22"/>
          <w:lang w:eastAsia="zh-CN" w:bidi="hi-IN"/>
        </w:rPr>
        <w:t>: common image with all the PX4 libraries</w:t>
      </w:r>
    </w:p>
    <w:p>
      <w:pPr>
        <w:pStyle w:val="TextBody"/>
        <w:numPr>
          <w:ilvl w:val="0"/>
          <w:numId w:val="12"/>
        </w:numPr>
        <w:rPr>
          <w:sz w:val="22"/>
          <w:szCs w:val="22"/>
        </w:rPr>
      </w:pPr>
      <w:r>
        <w:rPr>
          <w:b/>
          <w:bCs/>
          <w:sz w:val="22"/>
          <w:szCs w:val="22"/>
        </w:rPr>
        <w:t>companion</w:t>
      </w:r>
      <w:r>
        <w:rPr>
          <w:sz w:val="22"/>
          <w:szCs w:val="22"/>
        </w:rPr>
        <w:t xml:space="preserve"> or </w:t>
      </w:r>
      <w:r>
        <w:rPr>
          <w:b/>
          <w:bCs/>
          <w:sz w:val="22"/>
          <w:szCs w:val="22"/>
        </w:rPr>
        <w:t>commander</w:t>
      </w:r>
      <w:r>
        <w:rPr>
          <w:sz w:val="22"/>
          <w:szCs w:val="22"/>
        </w:rPr>
        <w:t>: platform specific image</w:t>
      </w:r>
    </w:p>
    <w:p>
      <w:pPr>
        <w:pStyle w:val="TextBody"/>
        <w:numPr>
          <w:ilvl w:val="0"/>
          <w:numId w:val="12"/>
        </w:numPr>
        <w:rPr/>
      </w:pPr>
      <w:r>
        <w:rPr>
          <w:b/>
          <w:bCs/>
        </w:rPr>
        <w:t>update</w:t>
      </w:r>
      <w:r>
        <w:rPr/>
        <w:t>: always pulls the up to date code written by me</w:t>
      </w:r>
    </w:p>
    <w:p>
      <w:pPr>
        <w:pStyle w:val="TextBody"/>
        <w:numPr>
          <w:ilvl w:val="0"/>
          <w:numId w:val="0"/>
        </w:numPr>
        <w:ind w:left="0" w:right="0" w:hanging="0"/>
        <w:rPr>
          <w:rFonts w:ascii="Times New Roman" w:hAnsi="Times New Roman"/>
          <w:b w:val="false"/>
          <w:b w:val="false"/>
          <w:bCs w:val="false"/>
          <w:kern w:val="2"/>
          <w:sz w:val="22"/>
          <w:szCs w:val="22"/>
          <w:lang w:eastAsia="zh-CN" w:bidi="hi-IN"/>
        </w:rPr>
      </w:pPr>
      <w:r>
        <w:rPr/>
      </w:r>
    </w:p>
    <w:p>
      <w:pPr>
        <w:pStyle w:val="Normal"/>
        <w:widowControl w:val="false"/>
        <w:numPr>
          <w:ilvl w:val="0"/>
          <w:numId w:val="0"/>
        </w:numPr>
        <w:tabs>
          <w:tab w:val="clear" w:pos="708"/>
          <w:tab w:val="left" w:pos="360" w:leader="none"/>
        </w:tabs>
        <w:suppressAutoHyphens w:val="true"/>
        <w:spacing w:before="144" w:after="29"/>
        <w:ind w:left="2070" w:right="0" w:hanging="0"/>
        <w:textAlignment w:val="baseline"/>
        <w:outlineLvl w:val="2"/>
        <w:rPr>
          <w:rFonts w:ascii="Times New Roman" w:hAnsi="Times New Roman"/>
          <w:b w:val="false"/>
          <w:b w:val="false"/>
          <w:bCs w:val="false"/>
          <w:kern w:val="2"/>
          <w:sz w:val="22"/>
          <w:szCs w:val="22"/>
          <w:lang w:val="en-US" w:eastAsia="zh-CN" w:bidi="hi-IN"/>
        </w:rPr>
      </w:pPr>
      <w:r>
        <w:rPr>
          <w:rFonts w:ascii="Times New Roman" w:hAnsi="Times New Roman"/>
          <w:b w:val="false"/>
          <w:bCs w:val="false"/>
          <w:kern w:val="2"/>
          <w:sz w:val="22"/>
          <w:szCs w:val="22"/>
          <w:lang w:val="en-US" w:eastAsia="zh-CN" w:bidi="hi-IN"/>
        </w:rPr>
      </w:r>
    </w:p>
    <w:p>
      <w:pPr>
        <w:pStyle w:val="Normal"/>
        <w:widowControl w:val="false"/>
        <w:numPr>
          <w:ilvl w:val="0"/>
          <w:numId w:val="0"/>
        </w:numPr>
        <w:tabs>
          <w:tab w:val="clear" w:pos="708"/>
          <w:tab w:val="left" w:pos="360" w:leader="none"/>
        </w:tabs>
        <w:suppressAutoHyphens w:val="true"/>
        <w:spacing w:before="144" w:after="29"/>
        <w:ind w:left="2070" w:right="0" w:hanging="0"/>
        <w:textAlignment w:val="baseline"/>
        <w:outlineLvl w:val="2"/>
        <w:rPr>
          <w:rFonts w:ascii="Times New Roman" w:hAnsi="Times New Roman"/>
          <w:lang w:val="en-US"/>
        </w:rPr>
      </w:pPr>
      <w:bookmarkStart w:id="31" w:name="__RefHeading___Toc4935_1235905857"/>
      <w:bookmarkEnd w:id="31"/>
      <w:r>
        <w:rPr>
          <w:rFonts w:ascii="Times New Roman" w:hAnsi="Times New Roman"/>
          <w:b w:val="false"/>
          <w:bCs w:val="false"/>
          <w:kern w:val="2"/>
          <w:sz w:val="28"/>
          <w:szCs w:val="28"/>
          <w:lang w:val="en-US" w:eastAsia="zh-CN" w:bidi="hi-IN"/>
        </w:rPr>
        <w:t>3</w:t>
      </w:r>
      <w:r>
        <w:rPr>
          <w:rFonts w:ascii="Times New Roman" w:hAnsi="Times New Roman"/>
          <w:b w:val="false"/>
          <w:bCs w:val="false"/>
          <w:kern w:val="2"/>
          <w:sz w:val="28"/>
          <w:szCs w:val="28"/>
          <w:lang w:val="en-US" w:eastAsia="zh-CN" w:bidi="hi-IN"/>
        </w:rPr>
        <w:t>.1.</w:t>
      </w:r>
      <w:r>
        <w:rPr>
          <w:rFonts w:ascii="Times New Roman" w:hAnsi="Times New Roman"/>
          <w:b w:val="false"/>
          <w:bCs w:val="false"/>
          <w:kern w:val="2"/>
          <w:sz w:val="28"/>
          <w:szCs w:val="28"/>
          <w:lang w:val="en-US" w:eastAsia="zh-CN" w:bidi="hi-IN"/>
        </w:rPr>
        <w:t>3</w:t>
      </w:r>
      <w:r>
        <w:rPr>
          <w:rFonts w:ascii="Times New Roman" w:hAnsi="Times New Roman"/>
          <w:b w:val="false"/>
          <w:bCs w:val="false"/>
          <w:kern w:val="2"/>
          <w:sz w:val="28"/>
          <w:szCs w:val="28"/>
          <w:lang w:val="en-US" w:eastAsia="zh-CN" w:bidi="hi-IN"/>
        </w:rPr>
        <w:t xml:space="preserve"> </w:t>
      </w:r>
      <w:bookmarkStart w:id="32" w:name="_Toc4651733922"/>
      <w:r>
        <w:rPr>
          <w:rFonts w:ascii="Times New Roman" w:hAnsi="Times New Roman"/>
          <w:b/>
          <w:bCs/>
          <w:kern w:val="2"/>
          <w:sz w:val="28"/>
          <w:szCs w:val="28"/>
          <w:lang w:val="en-US" w:eastAsia="zh-CN" w:bidi="hi-IN"/>
        </w:rPr>
        <w:t>R</w:t>
      </w:r>
      <w:bookmarkEnd w:id="32"/>
      <w:r>
        <w:rPr>
          <w:rFonts w:ascii="Times New Roman" w:hAnsi="Times New Roman"/>
          <w:b/>
          <w:bCs/>
          <w:kern w:val="2"/>
          <w:sz w:val="28"/>
          <w:szCs w:val="28"/>
          <w:lang w:val="en-US" w:eastAsia="zh-CN" w:bidi="hi-IN"/>
        </w:rPr>
        <w:t>OS2 Humble</w:t>
      </w:r>
    </w:p>
    <w:p>
      <w:pPr>
        <w:pStyle w:val="TextBody"/>
        <w:numPr>
          <w:ilvl w:val="0"/>
          <w:numId w:val="2"/>
        </w:numPr>
        <w:ind w:left="0" w:right="0" w:hanging="1889"/>
        <w:rPr/>
      </w:pPr>
      <w:r>
        <w:rPr>
          <w:color w:val="000000"/>
          <w:lang w:eastAsia="en-US"/>
        </w:rPr>
        <w:t>Middleware</w:t>
      </w:r>
      <w:r>
        <w:rPr/>
        <w:t xml:space="preserve"> used to share all messages between applications and to launch most of the applications, ROS resolves around Nodes, Topics and Messages:</w:t>
      </w:r>
    </w:p>
    <w:p>
      <w:pPr>
        <w:pStyle w:val="TextBody"/>
        <w:numPr>
          <w:ilvl w:val="0"/>
          <w:numId w:val="11"/>
        </w:numPr>
        <w:rPr/>
      </w:pPr>
      <w:r>
        <w:rPr>
          <w:b/>
        </w:rPr>
        <w:t xml:space="preserve">Nodes: </w:t>
      </w:r>
      <w:r>
        <w:rPr/>
        <w:t>a process interfacing with the ROS libraries, different nodes can run on different machines while being connected through networking and be visible to each other.</w:t>
      </w:r>
    </w:p>
    <w:p>
      <w:pPr>
        <w:pStyle w:val="TextBody"/>
        <w:numPr>
          <w:ilvl w:val="0"/>
          <w:numId w:val="11"/>
        </w:numPr>
        <w:rPr/>
      </w:pPr>
      <w:r>
        <w:rPr>
          <w:b/>
        </w:rPr>
        <w:t xml:space="preserve">Topics: </w:t>
      </w:r>
      <w:r>
        <w:rPr/>
        <w:t xml:space="preserve">a pipe-like virtual structure within ROS that can be used to share messages between different nodes, it can be interfaced as a publisher or as a subscriber, </w:t>
      </w:r>
      <w:r>
        <w:rPr/>
        <w:t xml:space="preserve">each topic </w:t>
      </w:r>
      <w:r>
        <w:rPr/>
        <w:t>routes one specific message type.</w:t>
      </w:r>
    </w:p>
    <w:p>
      <w:pPr>
        <w:pStyle w:val="TextBody"/>
        <w:numPr>
          <w:ilvl w:val="0"/>
          <w:numId w:val="11"/>
        </w:numPr>
        <w:rPr/>
      </w:pPr>
      <w:r>
        <w:rPr>
          <w:b/>
          <w:color w:val="000000"/>
          <w:lang w:eastAsia="en-US"/>
        </w:rPr>
        <w:t xml:space="preserve">Messages: </w:t>
      </w:r>
      <w:r>
        <w:rPr>
          <w:color w:val="000000"/>
          <w:lang w:eastAsia="en-US"/>
        </w:rPr>
        <w:t>data structures that travel through the nodes, it is not system-dependent and provides primitive types like booleans, integers, floats, arrays and nested messages types.</w:t>
        <w:br/>
        <w:t>Custom messages were built for this project.</w:t>
      </w:r>
    </w:p>
    <w:p>
      <w:pPr>
        <w:pStyle w:val="Tesi"/>
        <w:rPr>
          <w:rFonts w:ascii="Times New Roman" w:hAnsi="Times New Roman"/>
          <w:color w:val="000000"/>
          <w:sz w:val="22"/>
          <w:szCs w:val="22"/>
          <w:lang w:val="en-US" w:eastAsia="en-US"/>
        </w:rPr>
      </w:pPr>
      <w:r>
        <w:rPr>
          <w:rFonts w:ascii="Times New Roman" w:hAnsi="Times New Roman"/>
          <w:color w:val="000000"/>
          <w:sz w:val="22"/>
          <w:szCs w:val="22"/>
          <w:lang w:val="en-US" w:eastAsia="en-US"/>
        </w:rPr>
      </w:r>
    </w:p>
    <w:p>
      <w:pPr>
        <w:pStyle w:val="TextBody"/>
        <w:numPr>
          <w:ilvl w:val="0"/>
          <w:numId w:val="0"/>
        </w:numPr>
        <w:ind w:left="-107" w:right="0" w:hanging="0"/>
        <w:rPr/>
      </w:pPr>
      <w:r>
        <w:rPr>
          <w:color w:val="000000"/>
          <w:lang w:eastAsia="en-US"/>
        </w:rPr>
        <w:t>The optimal QoS (Quality of service) options were used:</w:t>
      </w:r>
    </w:p>
    <w:p>
      <w:pPr>
        <w:pStyle w:val="TextBody"/>
        <w:numPr>
          <w:ilvl w:val="0"/>
          <w:numId w:val="0"/>
        </w:numPr>
        <w:ind w:left="0" w:right="0" w:hanging="0"/>
        <w:rPr/>
      </w:pPr>
      <w:r>
        <w:rPr>
          <w:b/>
          <w:bCs/>
          <w:color w:val="000000"/>
          <w:lang w:eastAsia="en-US"/>
        </w:rPr>
        <w:t>Best effort</w:t>
      </w:r>
      <w:r>
        <w:rPr>
          <w:color w:val="000000"/>
          <w:lang w:eastAsia="en-US"/>
        </w:rPr>
        <w:t xml:space="preserve">, to reduce network congestion, most messages are  </w:t>
      </w:r>
      <w:r>
        <w:rPr>
          <w:b w:val="false"/>
          <w:i w:val="false"/>
          <w:caps w:val="false"/>
          <w:smallCaps w:val="false"/>
          <w:color w:val="000000"/>
          <w:spacing w:val="0"/>
          <w:lang w:eastAsia="en-US"/>
        </w:rPr>
        <w:t xml:space="preserve">ephemeral and gets overridden a few milliseconds later, </w:t>
      </w:r>
      <w:r>
        <w:rPr>
          <w:b w:val="false"/>
          <w:i w:val="false"/>
          <w:caps w:val="false"/>
          <w:smallCaps w:val="false"/>
          <w:color w:val="000000"/>
          <w:spacing w:val="0"/>
          <w:lang w:eastAsia="en-US"/>
        </w:rPr>
        <w:t>therefore if some messages are dropped it doesn’t affect the system</w:t>
      </w:r>
    </w:p>
    <w:p>
      <w:pPr>
        <w:pStyle w:val="TextBody"/>
        <w:numPr>
          <w:ilvl w:val="0"/>
          <w:numId w:val="0"/>
        </w:numPr>
        <w:ind w:left="0" w:right="0" w:hanging="0"/>
        <w:rPr/>
      </w:pPr>
      <w:r>
        <w:rPr>
          <w:b/>
          <w:bCs/>
        </w:rPr>
        <w:t>Transient local</w:t>
      </w:r>
      <w:r>
        <w:rPr/>
        <w:t>: the publisher is responsible for delivering the last message tho subscribers who joined after it was published</w:t>
      </w:r>
    </w:p>
    <w:p>
      <w:pPr>
        <w:pStyle w:val="TextBody"/>
        <w:numPr>
          <w:ilvl w:val="0"/>
          <w:numId w:val="0"/>
        </w:numPr>
        <w:ind w:left="0" w:right="0" w:hanging="0"/>
        <w:rPr/>
      </w:pPr>
      <w:r>
        <w:rPr>
          <w:b/>
          <w:bCs/>
        </w:rPr>
        <w:t>K</w:t>
      </w:r>
      <w:r>
        <w:rPr>
          <w:b/>
          <w:bCs/>
          <w:kern w:val="2"/>
          <w:lang w:bidi="hi-IN"/>
        </w:rPr>
        <w:t>eep last</w:t>
      </w:r>
      <w:r>
        <w:rPr>
          <w:kern w:val="2"/>
          <w:lang w:bidi="hi-IN"/>
        </w:rPr>
        <w:t>: only keeps the last message, previous values are invalid anyway</w:t>
      </w:r>
    </w:p>
    <w:p>
      <w:pPr>
        <w:pStyle w:val="Tesi"/>
        <w:widowControl w:val="false"/>
        <w:numPr>
          <w:ilvl w:val="0"/>
          <w:numId w:val="0"/>
        </w:numPr>
        <w:suppressAutoHyphens w:val="true"/>
        <w:ind w:left="1440" w:right="0" w:hanging="0"/>
        <w:jc w:val="both"/>
        <w:textAlignment w:val="baseline"/>
        <w:rPr>
          <w:rFonts w:ascii="Times New Roman" w:hAnsi="Times New Roman"/>
        </w:rPr>
      </w:pPr>
      <w:r>
        <w:rPr>
          <w:rFonts w:ascii="Times New Roman" w:hAnsi="Times New Roman"/>
        </w:rPr>
      </w:r>
    </w:p>
    <w:p>
      <w:pPr>
        <w:pStyle w:val="Normal"/>
        <w:keepNext w:val="true"/>
        <w:widowControl w:val="false"/>
        <w:numPr>
          <w:ilvl w:val="0"/>
          <w:numId w:val="0"/>
        </w:numPr>
        <w:tabs>
          <w:tab w:val="clear" w:pos="708"/>
          <w:tab w:val="left" w:pos="360" w:leader="none"/>
        </w:tabs>
        <w:suppressAutoHyphens w:val="true"/>
        <w:spacing w:before="144" w:after="29"/>
        <w:ind w:left="2070" w:right="0" w:hanging="0"/>
        <w:textAlignment w:val="baseline"/>
        <w:outlineLvl w:val="2"/>
        <w:rPr>
          <w:rFonts w:ascii="Times New Roman" w:hAnsi="Times New Roman"/>
        </w:rPr>
      </w:pPr>
      <w:bookmarkStart w:id="33" w:name="__RefHeading___Toc5043_1235905857"/>
      <w:bookmarkEnd w:id="33"/>
      <w:r>
        <w:rPr>
          <w:rFonts w:ascii="Times New Roman" w:hAnsi="Times New Roman"/>
          <w:b w:val="false"/>
          <w:bCs w:val="false"/>
          <w:color w:val="000000"/>
          <w:kern w:val="2"/>
          <w:sz w:val="28"/>
          <w:szCs w:val="28"/>
          <w:highlight w:val="white"/>
          <w:lang w:val="en-US" w:eastAsia="zh-CN" w:bidi="hi-IN"/>
        </w:rPr>
        <w:t>3</w:t>
      </w:r>
      <w:r>
        <w:rPr>
          <w:rFonts w:ascii="Times New Roman" w:hAnsi="Times New Roman"/>
          <w:b w:val="false"/>
          <w:bCs w:val="false"/>
          <w:color w:val="000000"/>
          <w:kern w:val="2"/>
          <w:sz w:val="28"/>
          <w:szCs w:val="28"/>
          <w:highlight w:val="white"/>
          <w:lang w:val="en-US" w:eastAsia="zh-CN" w:bidi="hi-IN"/>
        </w:rPr>
        <w:t>.1.</w:t>
      </w:r>
      <w:r>
        <w:rPr>
          <w:rFonts w:ascii="Times New Roman" w:hAnsi="Times New Roman"/>
          <w:b w:val="false"/>
          <w:bCs w:val="false"/>
          <w:color w:val="000000"/>
          <w:kern w:val="2"/>
          <w:sz w:val="28"/>
          <w:szCs w:val="28"/>
          <w:highlight w:val="white"/>
          <w:lang w:val="en-US" w:eastAsia="zh-CN" w:bidi="hi-IN"/>
        </w:rPr>
        <w:t xml:space="preserve">4 </w:t>
      </w:r>
      <w:r>
        <w:rPr>
          <w:rFonts w:ascii="Times New Roman" w:hAnsi="Times New Roman"/>
          <w:b/>
          <w:bCs/>
          <w:color w:val="000000"/>
          <w:kern w:val="2"/>
          <w:sz w:val="28"/>
          <w:szCs w:val="28"/>
          <w:highlight w:val="white"/>
          <w:lang w:val="en-US" w:eastAsia="zh-CN" w:bidi="hi-IN"/>
        </w:rPr>
        <w:t>Python 3.10.12</w:t>
      </w:r>
    </w:p>
    <w:p>
      <w:pPr>
        <w:pStyle w:val="Normal"/>
        <w:rPr>
          <w:lang w:val="en-US"/>
        </w:rPr>
      </w:pPr>
      <w:r>
        <w:rPr>
          <w:rFonts w:ascii="Times New Roman" w:hAnsi="Times New Roman"/>
          <w:b w:val="false"/>
          <w:bCs w:val="false"/>
          <w:color w:val="000000"/>
          <w:kern w:val="2"/>
          <w:sz w:val="22"/>
          <w:szCs w:val="22"/>
          <w:highlight w:val="white"/>
          <w:lang w:val="en-US" w:eastAsia="zh-CN" w:bidi="hi-IN"/>
        </w:rPr>
        <w:t xml:space="preserve">Python was used for the ease of </w:t>
      </w:r>
      <w:r>
        <w:rPr>
          <w:rFonts w:ascii="Times New Roman" w:hAnsi="Times New Roman"/>
          <w:b w:val="false"/>
          <w:bCs w:val="false"/>
          <w:color w:val="000000"/>
          <w:kern w:val="2"/>
          <w:sz w:val="22"/>
          <w:szCs w:val="22"/>
          <w:highlight w:val="white"/>
          <w:lang w:val="en-US" w:eastAsia="zh-CN" w:bidi="hi-IN"/>
        </w:rPr>
        <w:t>development</w:t>
      </w:r>
      <w:r>
        <w:rPr>
          <w:rFonts w:ascii="Times New Roman" w:hAnsi="Times New Roman"/>
          <w:b w:val="false"/>
          <w:bCs w:val="false"/>
          <w:color w:val="000000"/>
          <w:kern w:val="2"/>
          <w:sz w:val="22"/>
          <w:szCs w:val="22"/>
          <w:highlight w:val="white"/>
          <w:lang w:val="en-US" w:eastAsia="zh-CN" w:bidi="hi-IN"/>
        </w:rPr>
        <w:t xml:space="preserve"> and speed of deployment </w:t>
        <w:tab/>
        <w:t>as it doesn’t need compilation; python with PX4 has also much more documentation and examples than any other language.</w:t>
      </w:r>
    </w:p>
    <w:p>
      <w:pPr>
        <w:pStyle w:val="TextBody"/>
        <w:numPr>
          <w:ilvl w:val="0"/>
          <w:numId w:val="2"/>
        </w:numPr>
        <w:ind w:left="0" w:right="0" w:hanging="1889"/>
        <w:rPr/>
      </w:pPr>
      <w:r>
        <w:rPr>
          <w:rFonts w:ascii="Times New Roman" w:hAnsi="Times New Roman"/>
          <w:b w:val="false"/>
          <w:bCs w:val="false"/>
          <w:color w:val="000000"/>
          <w:kern w:val="2"/>
          <w:sz w:val="22"/>
          <w:szCs w:val="22"/>
          <w:highlight w:val="white"/>
          <w:lang w:val="en-US" w:eastAsia="zh-CN" w:bidi="hi-IN"/>
        </w:rPr>
        <w:t xml:space="preserve">Other programming languages that have better performance like c++ were considered but </w:t>
      </w:r>
      <w:r>
        <w:rPr>
          <w:rFonts w:ascii="Times New Roman" w:hAnsi="Times New Roman"/>
          <w:b w:val="false"/>
          <w:bCs w:val="false"/>
          <w:color w:val="000000"/>
          <w:kern w:val="2"/>
          <w:sz w:val="22"/>
          <w:szCs w:val="22"/>
          <w:highlight w:val="white"/>
          <w:lang w:val="en-US" w:eastAsia="zh-CN" w:bidi="hi-IN"/>
        </w:rPr>
        <w:t>discarded</w:t>
      </w:r>
      <w:r>
        <w:rPr>
          <w:rFonts w:ascii="Times New Roman" w:hAnsi="Times New Roman"/>
          <w:b w:val="false"/>
          <w:bCs w:val="false"/>
          <w:color w:val="000000"/>
          <w:kern w:val="2"/>
          <w:sz w:val="22"/>
          <w:szCs w:val="22"/>
          <w:highlight w:val="white"/>
          <w:lang w:val="en-US" w:eastAsia="zh-CN" w:bidi="hi-IN"/>
        </w:rPr>
        <w:t xml:space="preserve"> due to minimal documentation, much more dev</w:t>
      </w:r>
      <w:r>
        <w:rPr>
          <w:rFonts w:ascii="Times New Roman" w:hAnsi="Times New Roman"/>
          <w:b w:val="false"/>
          <w:bCs w:val="false"/>
          <w:color w:val="000000"/>
          <w:kern w:val="2"/>
          <w:sz w:val="22"/>
          <w:szCs w:val="22"/>
          <w:highlight w:val="white"/>
          <w:lang w:val="en-US" w:eastAsia="zh-CN" w:bidi="hi-IN"/>
        </w:rPr>
        <w:t>e</w:t>
      </w:r>
      <w:r>
        <w:rPr>
          <w:rFonts w:ascii="Times New Roman" w:hAnsi="Times New Roman"/>
          <w:b w:val="false"/>
          <w:bCs w:val="false"/>
          <w:color w:val="000000"/>
          <w:kern w:val="2"/>
          <w:sz w:val="22"/>
          <w:szCs w:val="22"/>
          <w:highlight w:val="white"/>
          <w:lang w:val="en-US" w:eastAsia="zh-CN" w:bidi="hi-IN"/>
        </w:rPr>
        <w:t>loping time and a very slow overall de</w:t>
      </w:r>
      <w:r>
        <w:rPr>
          <w:rFonts w:ascii="Times New Roman" w:hAnsi="Times New Roman"/>
          <w:b w:val="false"/>
          <w:bCs w:val="false"/>
          <w:color w:val="000000"/>
          <w:kern w:val="2"/>
          <w:sz w:val="22"/>
          <w:szCs w:val="22"/>
          <w:highlight w:val="white"/>
          <w:lang w:val="en-US" w:eastAsia="zh-CN" w:bidi="hi-IN"/>
        </w:rPr>
        <w:t>vel</w:t>
      </w:r>
      <w:r>
        <w:rPr>
          <w:rFonts w:ascii="Times New Roman" w:hAnsi="Times New Roman"/>
          <w:b w:val="false"/>
          <w:bCs w:val="false"/>
          <w:color w:val="000000"/>
          <w:kern w:val="2"/>
          <w:sz w:val="22"/>
          <w:szCs w:val="22"/>
          <w:highlight w:val="white"/>
          <w:lang w:val="en-US" w:eastAsia="zh-CN" w:bidi="hi-IN"/>
        </w:rPr>
        <w:t>o</w:t>
      </w:r>
      <w:r>
        <w:rPr>
          <w:rFonts w:ascii="Times New Roman" w:hAnsi="Times New Roman"/>
          <w:b w:val="false"/>
          <w:bCs w:val="false"/>
          <w:color w:val="000000"/>
          <w:kern w:val="2"/>
          <w:sz w:val="22"/>
          <w:szCs w:val="22"/>
          <w:highlight w:val="white"/>
          <w:lang w:val="en-US" w:eastAsia="zh-CN" w:bidi="hi-IN"/>
        </w:rPr>
        <w:t>p</w:t>
      </w:r>
      <w:r>
        <w:rPr>
          <w:rFonts w:ascii="Times New Roman" w:hAnsi="Times New Roman"/>
          <w:b w:val="false"/>
          <w:bCs w:val="false"/>
          <w:color w:val="000000"/>
          <w:kern w:val="2"/>
          <w:sz w:val="22"/>
          <w:szCs w:val="22"/>
          <w:highlight w:val="white"/>
          <w:lang w:val="en-US" w:eastAsia="zh-CN" w:bidi="hi-IN"/>
        </w:rPr>
        <w:t>ment experience and unpleasant experience:</w:t>
      </w:r>
    </w:p>
    <w:p>
      <w:pPr>
        <w:pStyle w:val="TextBody"/>
        <w:numPr>
          <w:ilvl w:val="0"/>
          <w:numId w:val="4"/>
        </w:numPr>
        <w:rPr/>
      </w:pPr>
      <w:r>
        <w:rPr>
          <w:rFonts w:ascii="Times New Roman" w:hAnsi="Times New Roman"/>
          <w:b w:val="false"/>
          <w:bCs w:val="false"/>
          <w:color w:val="000000"/>
          <w:kern w:val="2"/>
          <w:sz w:val="22"/>
          <w:szCs w:val="22"/>
          <w:highlight w:val="white"/>
          <w:lang w:val="en-US" w:eastAsia="zh-CN" w:bidi="hi-IN"/>
        </w:rPr>
        <w:t xml:space="preserve">ROS2 compilations have massive overheads, even for well written cmake </w:t>
      </w:r>
      <w:r>
        <w:rPr>
          <w:rFonts w:ascii="Times New Roman" w:hAnsi="Times New Roman"/>
          <w:b w:val="false"/>
          <w:bCs w:val="false"/>
          <w:color w:val="000000"/>
          <w:kern w:val="2"/>
          <w:sz w:val="22"/>
          <w:szCs w:val="22"/>
          <w:highlight w:val="white"/>
          <w:lang w:val="en-US" w:eastAsia="zh-CN" w:bidi="hi-IN"/>
        </w:rPr>
        <w:t xml:space="preserve">and headers </w:t>
      </w:r>
      <w:r>
        <w:rPr>
          <w:rFonts w:ascii="Times New Roman" w:hAnsi="Times New Roman"/>
          <w:b w:val="false"/>
          <w:bCs w:val="false"/>
          <w:color w:val="000000"/>
          <w:kern w:val="2"/>
          <w:sz w:val="22"/>
          <w:szCs w:val="22"/>
          <w:highlight w:val="white"/>
          <w:lang w:val="en-US" w:eastAsia="zh-CN" w:bidi="hi-IN"/>
        </w:rPr>
        <w:t>files while python has none;</w:t>
      </w:r>
    </w:p>
    <w:p>
      <w:pPr>
        <w:pStyle w:val="TextBody"/>
        <w:numPr>
          <w:ilvl w:val="0"/>
          <w:numId w:val="4"/>
        </w:numPr>
        <w:rPr>
          <w:rFonts w:ascii="Times New Roman" w:hAnsi="Times New Roman"/>
          <w:b w:val="false"/>
          <w:b w:val="false"/>
          <w:bCs w:val="false"/>
          <w:color w:val="000000"/>
          <w:kern w:val="2"/>
          <w:sz w:val="22"/>
          <w:szCs w:val="22"/>
          <w:highlight w:val="white"/>
          <w:lang w:val="en-US" w:eastAsia="zh-CN" w:bidi="hi-IN"/>
        </w:rPr>
      </w:pPr>
      <w:r>
        <w:rPr>
          <w:rFonts w:ascii="Times New Roman" w:hAnsi="Times New Roman"/>
          <w:b w:val="false"/>
          <w:bCs w:val="false"/>
          <w:color w:val="000000"/>
          <w:kern w:val="2"/>
          <w:sz w:val="22"/>
          <w:szCs w:val="22"/>
          <w:highlight w:val="white"/>
          <w:lang w:val="en-US" w:eastAsia="zh-CN" w:bidi="hi-IN"/>
        </w:rPr>
        <w:t xml:space="preserve">a </w:t>
      </w:r>
      <w:r>
        <w:rPr>
          <w:rFonts w:ascii="Times New Roman" w:hAnsi="Times New Roman"/>
          <w:b w:val="false"/>
          <w:bCs w:val="false"/>
          <w:color w:val="000000"/>
          <w:kern w:val="2"/>
          <w:sz w:val="22"/>
          <w:szCs w:val="22"/>
          <w:highlight w:val="white"/>
          <w:lang w:val="en-US" w:eastAsia="zh-CN" w:bidi="hi-IN"/>
        </w:rPr>
        <w:t xml:space="preserve">part of the code runs on the companion computer that, while powerful, is not really suited for continuous compilations </w:t>
      </w:r>
      <w:r>
        <w:rPr>
          <w:rFonts w:ascii="Times New Roman" w:hAnsi="Times New Roman"/>
          <w:b w:val="false"/>
          <w:bCs w:val="false"/>
          <w:color w:val="000000"/>
          <w:kern w:val="2"/>
          <w:sz w:val="22"/>
          <w:szCs w:val="22"/>
          <w:highlight w:val="white"/>
          <w:lang w:val="en-US" w:eastAsia="zh-CN" w:bidi="hi-IN"/>
        </w:rPr>
        <w:t xml:space="preserve"> (installing all the PX4 dependencies and building the </w:t>
      </w:r>
      <w:r>
        <w:rPr>
          <w:rFonts w:ascii="Times New Roman" w:hAnsi="Times New Roman"/>
          <w:b w:val="false"/>
          <w:bCs w:val="false"/>
          <w:color w:val="000000"/>
          <w:kern w:val="2"/>
          <w:sz w:val="22"/>
          <w:szCs w:val="22"/>
          <w:highlight w:val="white"/>
          <w:lang w:val="en-US" w:eastAsia="zh-CN" w:bidi="hi-IN"/>
        </w:rPr>
        <w:t>O</w:t>
      </w:r>
      <w:r>
        <w:rPr>
          <w:rFonts w:ascii="Times New Roman" w:hAnsi="Times New Roman"/>
          <w:b w:val="false"/>
          <w:bCs w:val="false"/>
          <w:color w:val="000000"/>
          <w:kern w:val="2"/>
          <w:sz w:val="22"/>
          <w:szCs w:val="22"/>
          <w:highlight w:val="white"/>
          <w:lang w:val="en-US" w:eastAsia="zh-CN" w:bidi="hi-IN"/>
        </w:rPr>
        <w:t>ptit</w:t>
      </w:r>
      <w:r>
        <w:rPr>
          <w:rFonts w:ascii="Times New Roman" w:hAnsi="Times New Roman"/>
          <w:b w:val="false"/>
          <w:bCs w:val="false"/>
          <w:color w:val="000000"/>
          <w:kern w:val="2"/>
          <w:sz w:val="22"/>
          <w:szCs w:val="22"/>
          <w:highlight w:val="white"/>
          <w:lang w:val="en-US" w:eastAsia="zh-CN" w:bidi="hi-IN"/>
        </w:rPr>
        <w:t>T</w:t>
      </w:r>
      <w:r>
        <w:rPr>
          <w:rFonts w:ascii="Times New Roman" w:hAnsi="Times New Roman"/>
          <w:b w:val="false"/>
          <w:bCs w:val="false"/>
          <w:color w:val="000000"/>
          <w:kern w:val="2"/>
          <w:sz w:val="22"/>
          <w:szCs w:val="22"/>
          <w:highlight w:val="white"/>
          <w:lang w:val="en-US" w:eastAsia="zh-CN" w:bidi="hi-IN"/>
        </w:rPr>
        <w:t xml:space="preserve">rack package took more that 1 hour and a </w:t>
        <w:tab/>
        <w:t>half)</w:t>
      </w:r>
    </w:p>
    <w:p>
      <w:pPr>
        <w:pStyle w:val="TextBody"/>
        <w:numPr>
          <w:ilvl w:val="0"/>
          <w:numId w:val="2"/>
        </w:numPr>
        <w:ind w:left="0" w:right="0" w:hanging="1889"/>
        <w:rPr>
          <w:rFonts w:ascii="Times New Roman" w:hAnsi="Times New Roman"/>
          <w:b w:val="false"/>
          <w:b w:val="false"/>
          <w:bCs w:val="false"/>
          <w:color w:val="000000"/>
          <w:kern w:val="2"/>
          <w:sz w:val="22"/>
          <w:szCs w:val="22"/>
          <w:highlight w:val="white"/>
          <w:lang w:val="en-US" w:eastAsia="zh-CN" w:bidi="hi-IN"/>
        </w:rPr>
      </w:pPr>
      <w:r>
        <w:rPr>
          <w:rFonts w:ascii="Times New Roman" w:hAnsi="Times New Roman"/>
          <w:b w:val="false"/>
          <w:bCs w:val="false"/>
          <w:color w:val="000000"/>
          <w:kern w:val="2"/>
          <w:sz w:val="22"/>
          <w:szCs w:val="22"/>
          <w:highlight w:val="white"/>
          <w:lang w:val="en-US" w:eastAsia="zh-CN" w:bidi="hi-IN"/>
        </w:rPr>
        <w:t>The runtime overhead of python gets completely eclipsed by the network delay.</w:t>
      </w:r>
    </w:p>
    <w:p>
      <w:pPr>
        <w:pStyle w:val="TextBody"/>
        <w:numPr>
          <w:ilvl w:val="0"/>
          <w:numId w:val="0"/>
        </w:numPr>
        <w:ind w:left="1782" w:right="0" w:hanging="0"/>
        <w:rPr>
          <w:lang w:val="en-US"/>
        </w:rPr>
      </w:pPr>
      <w:bookmarkStart w:id="34" w:name="__RefHeading___Toc7720_1235905857"/>
      <w:bookmarkEnd w:id="34"/>
      <w:r>
        <w:rPr>
          <w:color w:val="000000"/>
          <w:kern w:val="2"/>
          <w:sz w:val="22"/>
          <w:szCs w:val="22"/>
          <w:highlight w:val="white"/>
          <w:lang w:val="en-US" w:eastAsia="zh-CN" w:bidi="hi-IN"/>
        </w:rPr>
        <w:t>T</w:t>
      </w:r>
      <w:r>
        <w:rPr>
          <w:color w:val="000000"/>
          <w:kern w:val="2"/>
          <w:sz w:val="22"/>
          <w:szCs w:val="22"/>
          <w:highlight w:val="white"/>
          <w:lang w:val="en-US" w:eastAsia="zh-CN" w:bidi="hi-IN"/>
        </w:rPr>
        <w:t>he version  3.10.12 is the offic</w:t>
      </w:r>
      <w:r>
        <w:rPr>
          <w:color w:val="000000"/>
          <w:kern w:val="2"/>
          <w:sz w:val="22"/>
          <w:szCs w:val="22"/>
          <w:highlight w:val="white"/>
          <w:lang w:val="en-US" w:eastAsia="zh-CN" w:bidi="hi-IN"/>
        </w:rPr>
        <w:t>i</w:t>
      </w:r>
      <w:r>
        <w:rPr>
          <w:color w:val="000000"/>
          <w:kern w:val="2"/>
          <w:sz w:val="22"/>
          <w:szCs w:val="22"/>
          <w:highlight w:val="white"/>
          <w:lang w:val="en-US" w:eastAsia="zh-CN" w:bidi="hi-IN"/>
        </w:rPr>
        <w:t>ally supported by ROS2 Humble.</w:t>
      </w:r>
    </w:p>
    <w:p>
      <w:pPr>
        <w:pStyle w:val="Normal"/>
        <w:widowControl w:val="false"/>
        <w:numPr>
          <w:ilvl w:val="0"/>
          <w:numId w:val="0"/>
        </w:numPr>
        <w:tabs>
          <w:tab w:val="clear" w:pos="708"/>
          <w:tab w:val="left" w:pos="360" w:leader="none"/>
        </w:tabs>
        <w:suppressAutoHyphens w:val="true"/>
        <w:spacing w:before="144" w:after="29"/>
        <w:ind w:left="2070" w:right="0" w:hanging="0"/>
        <w:textAlignment w:val="baseline"/>
        <w:outlineLvl w:val="2"/>
        <w:rPr>
          <w:rFonts w:ascii="Times New Roman" w:hAnsi="Times New Roman"/>
          <w:lang w:val="en-US"/>
        </w:rPr>
      </w:pPr>
      <w:bookmarkStart w:id="35" w:name="__RefHeading___Toc7546_1235905857"/>
      <w:bookmarkEnd w:id="35"/>
      <w:r>
        <w:rPr>
          <w:rFonts w:ascii="Times New Roman" w:hAnsi="Times New Roman"/>
          <w:b w:val="false"/>
          <w:bCs w:val="false"/>
          <w:color w:val="000000"/>
          <w:kern w:val="2"/>
          <w:sz w:val="28"/>
          <w:szCs w:val="28"/>
          <w:highlight w:val="white"/>
          <w:lang w:val="en-US" w:eastAsia="zh-CN" w:bidi="hi-IN"/>
        </w:rPr>
        <w:t>3</w:t>
      </w:r>
      <w:r>
        <w:rPr>
          <w:rFonts w:ascii="Times New Roman" w:hAnsi="Times New Roman"/>
          <w:b w:val="false"/>
          <w:bCs w:val="false"/>
          <w:color w:val="000000"/>
          <w:kern w:val="2"/>
          <w:sz w:val="28"/>
          <w:szCs w:val="28"/>
          <w:highlight w:val="white"/>
          <w:lang w:val="en-US" w:eastAsia="zh-CN" w:bidi="hi-IN"/>
        </w:rPr>
        <w:t xml:space="preserve">.1.5 </w:t>
      </w:r>
      <w:r>
        <w:rPr>
          <w:rFonts w:ascii="Times New Roman" w:hAnsi="Times New Roman"/>
          <w:b/>
          <w:bCs/>
          <w:color w:val="000000"/>
          <w:kern w:val="2"/>
          <w:sz w:val="28"/>
          <w:szCs w:val="28"/>
          <w:highlight w:val="white"/>
          <w:lang w:val="en-US" w:eastAsia="zh-CN" w:bidi="hi-IN"/>
        </w:rPr>
        <w:t>PX4</w:t>
      </w:r>
    </w:p>
    <w:p>
      <w:pPr>
        <w:pStyle w:val="TextBody"/>
        <w:numPr>
          <w:ilvl w:val="0"/>
          <w:numId w:val="0"/>
        </w:numPr>
        <w:ind w:left="-107" w:right="0" w:hanging="0"/>
        <w:rPr>
          <w:lang w:val="en-US"/>
        </w:rPr>
      </w:pPr>
      <w:r>
        <w:rPr>
          <w:rFonts w:ascii="Times New Roman" w:hAnsi="Times New Roman"/>
          <w:color w:val="000000"/>
          <w:kern w:val="2"/>
          <w:sz w:val="22"/>
          <w:szCs w:val="22"/>
          <w:highlight w:val="white"/>
          <w:lang w:val="en-US" w:eastAsia="zh-CN" w:bidi="hi-IN"/>
        </w:rPr>
        <w:br/>
      </w:r>
      <w:r>
        <w:rPr>
          <w:rFonts w:ascii="Times New Roman" w:hAnsi="Times New Roman"/>
          <w:color w:val="000000"/>
          <w:kern w:val="2"/>
          <w:sz w:val="22"/>
          <w:szCs w:val="22"/>
          <w:highlight w:val="white"/>
          <w:lang w:val="en-US" w:eastAsia="zh-CN" w:bidi="hi-IN"/>
        </w:rPr>
        <w:t>O</w:t>
      </w:r>
      <w:r>
        <w:rPr>
          <w:rFonts w:ascii="Times New Roman" w:hAnsi="Times New Roman"/>
          <w:color w:val="000000"/>
          <w:kern w:val="2"/>
          <w:sz w:val="22"/>
          <w:szCs w:val="22"/>
          <w:highlight w:val="white"/>
          <w:lang w:val="en-US" w:eastAsia="zh-CN" w:bidi="hi-IN"/>
        </w:rPr>
        <w:t>pen source flight control solution for drones.</w:t>
      </w:r>
    </w:p>
    <w:p>
      <w:pPr>
        <w:pStyle w:val="TextBody"/>
        <w:numPr>
          <w:ilvl w:val="0"/>
          <w:numId w:val="2"/>
        </w:numPr>
        <w:ind w:left="0" w:right="0" w:hanging="1889"/>
        <w:rPr>
          <w:rFonts w:ascii="Times New Roman" w:hAnsi="Times New Roman"/>
          <w:b w:val="false"/>
          <w:b w:val="false"/>
          <w:bCs w:val="false"/>
          <w:color w:val="000000"/>
          <w:kern w:val="2"/>
          <w:sz w:val="22"/>
          <w:szCs w:val="22"/>
          <w:highlight w:val="white"/>
          <w:lang w:val="en-US" w:eastAsia="zh-CN" w:bidi="hi-IN"/>
        </w:rPr>
      </w:pPr>
      <w:r>
        <w:rPr>
          <w:rFonts w:ascii="Times New Roman" w:hAnsi="Times New Roman"/>
          <w:b w:val="false"/>
          <w:bCs w:val="false"/>
          <w:color w:val="000000"/>
          <w:kern w:val="2"/>
          <w:sz w:val="22"/>
          <w:szCs w:val="22"/>
          <w:highlight w:val="white"/>
          <w:lang w:val="en-US" w:eastAsia="zh-CN" w:bidi="hi-IN"/>
        </w:rPr>
      </w:r>
    </w:p>
    <w:p>
      <w:pPr>
        <w:pStyle w:val="TextBody"/>
        <w:numPr>
          <w:ilvl w:val="0"/>
          <w:numId w:val="2"/>
        </w:numPr>
        <w:ind w:left="0" w:right="0" w:hanging="1889"/>
        <w:rPr>
          <w:rFonts w:ascii="Times New Roman" w:hAnsi="Times New Roman"/>
          <w:b w:val="false"/>
          <w:b w:val="false"/>
          <w:bCs w:val="false"/>
          <w:color w:val="000000"/>
          <w:kern w:val="2"/>
          <w:sz w:val="22"/>
          <w:szCs w:val="22"/>
          <w:highlight w:val="white"/>
          <w:lang w:val="en-US" w:eastAsia="zh-CN" w:bidi="hi-IN"/>
        </w:rPr>
      </w:pPr>
      <w:r>
        <w:rPr>
          <w:rFonts w:ascii="Times New Roman" w:hAnsi="Times New Roman"/>
          <w:b w:val="false"/>
          <w:bCs w:val="false"/>
          <w:color w:val="000000"/>
          <w:kern w:val="2"/>
          <w:sz w:val="22"/>
          <w:szCs w:val="22"/>
          <w:highlight w:val="white"/>
          <w:lang w:val="en-US" w:eastAsia="zh-CN" w:bidi="hi-IN"/>
        </w:rPr>
      </w:r>
    </w:p>
    <w:p>
      <w:pPr>
        <w:pStyle w:val="TextBody"/>
        <w:numPr>
          <w:ilvl w:val="0"/>
          <w:numId w:val="0"/>
        </w:numPr>
        <w:ind w:left="1782" w:right="0" w:hanging="0"/>
        <w:rPr>
          <w:rFonts w:ascii="Times New Roman" w:hAnsi="Times New Roman"/>
          <w:b w:val="false"/>
          <w:b w:val="false"/>
          <w:bCs w:val="false"/>
          <w:color w:val="000000"/>
          <w:kern w:val="2"/>
          <w:sz w:val="22"/>
          <w:szCs w:val="22"/>
          <w:highlight w:val="white"/>
          <w:lang w:val="en-US" w:eastAsia="zh-CN" w:bidi="hi-IN"/>
        </w:rPr>
      </w:pPr>
      <w:r>
        <w:rPr>
          <w:rFonts w:ascii="Times New Roman" w:hAnsi="Times New Roman"/>
          <w:b w:val="false"/>
          <w:bCs w:val="false"/>
          <w:color w:val="000000"/>
          <w:kern w:val="2"/>
          <w:sz w:val="22"/>
          <w:szCs w:val="22"/>
          <w:highlight w:val="white"/>
          <w:lang w:val="en-US" w:eastAsia="zh-CN" w:bidi="hi-IN"/>
        </w:rPr>
      </w:r>
    </w:p>
    <w:p>
      <w:pPr>
        <w:pStyle w:val="TextBody"/>
        <w:numPr>
          <w:ilvl w:val="0"/>
          <w:numId w:val="0"/>
        </w:numPr>
        <w:ind w:left="1782" w:right="0" w:hanging="0"/>
        <w:rPr>
          <w:rFonts w:ascii="Times New Roman" w:hAnsi="Times New Roman"/>
          <w:b w:val="false"/>
          <w:b w:val="false"/>
          <w:bCs w:val="false"/>
          <w:color w:val="000000"/>
          <w:kern w:val="2"/>
          <w:sz w:val="22"/>
          <w:szCs w:val="22"/>
          <w:highlight w:val="white"/>
          <w:lang w:val="en-US" w:eastAsia="zh-CN" w:bidi="hi-IN"/>
        </w:rPr>
      </w:pPr>
      <w:r>
        <w:rPr>
          <w:rFonts w:ascii="Times New Roman" w:hAnsi="Times New Roman"/>
          <w:b w:val="false"/>
          <w:bCs w:val="false"/>
          <w:color w:val="000000"/>
          <w:kern w:val="2"/>
          <w:sz w:val="22"/>
          <w:szCs w:val="22"/>
          <w:highlight w:val="white"/>
          <w:lang w:val="en-US" w:eastAsia="zh-CN" w:bidi="hi-IN"/>
        </w:rPr>
      </w:r>
    </w:p>
    <w:p>
      <w:pPr>
        <w:pStyle w:val="TextBody"/>
        <w:numPr>
          <w:ilvl w:val="0"/>
          <w:numId w:val="0"/>
        </w:numPr>
        <w:ind w:left="1782" w:right="0" w:hanging="0"/>
        <w:rPr>
          <w:rFonts w:ascii="Times New Roman" w:hAnsi="Times New Roman"/>
          <w:b w:val="false"/>
          <w:b w:val="false"/>
          <w:bCs w:val="false"/>
          <w:color w:val="000000"/>
          <w:kern w:val="2"/>
          <w:sz w:val="22"/>
          <w:szCs w:val="22"/>
          <w:highlight w:val="white"/>
          <w:lang w:val="en-US" w:eastAsia="zh-CN" w:bidi="hi-IN"/>
        </w:rPr>
      </w:pPr>
      <w:r>
        <w:rPr>
          <w:rFonts w:ascii="Times New Roman" w:hAnsi="Times New Roman"/>
          <w:b w:val="false"/>
          <w:bCs w:val="false"/>
          <w:color w:val="000000"/>
          <w:kern w:val="2"/>
          <w:sz w:val="22"/>
          <w:szCs w:val="22"/>
          <w:highlight w:val="white"/>
          <w:lang w:val="en-US" w:eastAsia="zh-CN" w:bidi="hi-IN"/>
        </w:rPr>
      </w:r>
    </w:p>
    <w:p>
      <w:pPr>
        <w:pStyle w:val="TextBody"/>
        <w:numPr>
          <w:ilvl w:val="0"/>
          <w:numId w:val="0"/>
        </w:numPr>
        <w:ind w:left="1782" w:right="0" w:hanging="0"/>
        <w:rPr>
          <w:rFonts w:ascii="Times New Roman" w:hAnsi="Times New Roman"/>
          <w:b w:val="false"/>
          <w:b w:val="false"/>
          <w:bCs w:val="false"/>
          <w:color w:val="000000"/>
          <w:kern w:val="2"/>
          <w:sz w:val="22"/>
          <w:szCs w:val="22"/>
          <w:highlight w:val="white"/>
          <w:lang w:val="en-US" w:eastAsia="zh-CN" w:bidi="hi-IN"/>
        </w:rPr>
      </w:pPr>
      <w:r>
        <w:rPr>
          <w:rFonts w:ascii="Times New Roman" w:hAnsi="Times New Roman"/>
          <w:b w:val="false"/>
          <w:bCs w:val="false"/>
          <w:color w:val="000000"/>
          <w:kern w:val="2"/>
          <w:sz w:val="22"/>
          <w:szCs w:val="22"/>
          <w:highlight w:val="white"/>
          <w:lang w:val="en-US" w:eastAsia="zh-CN" w:bidi="hi-IN"/>
        </w:rPr>
      </w:r>
      <w:r>
        <mc:AlternateContent>
          <mc:Choice Requires="wps">
            <w:drawing>
              <wp:anchor behindDoc="0" distT="0" distB="0" distL="0" distR="0" simplePos="0" locked="0" layoutInCell="1" allowOverlap="1" relativeHeight="27">
                <wp:simplePos x="0" y="0"/>
                <wp:positionH relativeFrom="column">
                  <wp:posOffset>-137795</wp:posOffset>
                </wp:positionH>
                <wp:positionV relativeFrom="paragraph">
                  <wp:posOffset>29210</wp:posOffset>
                </wp:positionV>
                <wp:extent cx="6119495" cy="2559685"/>
                <wp:effectExtent l="0" t="0" r="0" b="0"/>
                <wp:wrapSquare wrapText="largest"/>
                <wp:docPr id="17" name="Frame15"/>
                <a:graphic xmlns:a="http://schemas.openxmlformats.org/drawingml/2006/main">
                  <a:graphicData uri="http://schemas.microsoft.com/office/word/2010/wordprocessingShape">
                    <wps:wsp>
                      <wps:cNvSpPr txBox="1"/>
                      <wps:spPr>
                        <a:xfrm>
                          <a:off x="0" y="0"/>
                          <a:ext cx="6119495" cy="2559685"/>
                        </a:xfrm>
                        <a:prstGeom prst="rect"/>
                      </wps:spPr>
                      <wps:txbx>
                        <w:txbxContent>
                          <w:p>
                            <w:pPr>
                              <w:pStyle w:val="Figure"/>
                              <w:spacing w:before="120" w:after="120"/>
                              <w:rPr/>
                            </w:pPr>
                            <w:r>
                              <w:rPr/>
                              <w:drawing>
                                <wp:inline distT="0" distB="0" distL="0" distR="0">
                                  <wp:extent cx="6119495" cy="2117725"/>
                                  <wp:effectExtent l="0" t="0" r="0" b="0"/>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13"/>
                                          <a:stretch>
                                            <a:fillRect/>
                                          </a:stretch>
                                        </pic:blipFill>
                                        <pic:spPr bwMode="auto">
                                          <a:xfrm>
                                            <a:off x="0" y="0"/>
                                            <a:ext cx="6119495" cy="2117725"/>
                                          </a:xfrm>
                                          <a:prstGeom prst="rect">
                                            <a:avLst/>
                                          </a:prstGeom>
                                        </pic:spPr>
                                      </pic:pic>
                                    </a:graphicData>
                                  </a:graphic>
                                </wp:inline>
                              </w:drawing>
                              <w:t xml:space="preserve">Figure </w:t>
                            </w:r>
                            <w:r>
                              <w:rPr/>
                              <w:fldChar w:fldCharType="begin"/>
                            </w:r>
                            <w:r>
                              <w:rPr/>
                              <w:instrText> SEQ Figure \* ARABIC </w:instrText>
                            </w:r>
                            <w:r>
                              <w:rPr/>
                              <w:fldChar w:fldCharType="separate"/>
                            </w:r>
                            <w:r>
                              <w:rPr/>
                              <w:t>6</w:t>
                            </w:r>
                            <w:r>
                              <w:rPr/>
                              <w:fldChar w:fldCharType="end"/>
                            </w:r>
                            <w:r>
                              <w:rPr/>
                              <w:t>: PX4 Multicopter Control Architecture</w:t>
                            </w:r>
                          </w:p>
                          <w:p>
                            <w:pPr>
                              <w:pStyle w:val="TextBody"/>
                              <w:numPr>
                                <w:ilvl w:val="0"/>
                                <w:numId w:val="2"/>
                              </w:numPr>
                              <w:spacing w:before="0" w:after="140"/>
                              <w:ind w:left="0" w:right="0" w:hanging="1889"/>
                              <w:rPr/>
                            </w:pPr>
                            <w:r>
                              <w:rPr/>
                              <w:t xml:space="preserve">the position X and angle ψ </w:t>
                            </w:r>
                            <w:r>
                              <w:rPr/>
                              <w:t>are processed into acceleration A and then into thrust force T</w:t>
                            </w:r>
                          </w:p>
                        </w:txbxContent>
                      </wps:txbx>
                      <wps:bodyPr anchor="t" lIns="0" tIns="0" rIns="0" bIns="0">
                        <a:noAutofit/>
                      </wps:bodyPr>
                    </wps:wsp>
                  </a:graphicData>
                </a:graphic>
              </wp:anchor>
            </w:drawing>
          </mc:Choice>
          <mc:Fallback>
            <w:pict>
              <v:rect style="position:absolute;rotation:0;width:481.85pt;height:201.55pt;mso-wrap-distance-left:0pt;mso-wrap-distance-right:0pt;mso-wrap-distance-top:0pt;mso-wrap-distance-bottom:0pt;margin-top:2.3pt;mso-position-vertical-relative:text;margin-left:-10.85pt;mso-position-horizontal-relative:text">
                <v:textbox inset="0in,0in,0in,0in">
                  <w:txbxContent>
                    <w:p>
                      <w:pPr>
                        <w:pStyle w:val="Figure"/>
                        <w:spacing w:before="120" w:after="120"/>
                        <w:rPr/>
                      </w:pPr>
                      <w:r>
                        <w:rPr/>
                        <w:drawing>
                          <wp:inline distT="0" distB="0" distL="0" distR="0">
                            <wp:extent cx="6119495" cy="2117725"/>
                            <wp:effectExtent l="0" t="0" r="0" b="0"/>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3"/>
                                    <a:stretch>
                                      <a:fillRect/>
                                    </a:stretch>
                                  </pic:blipFill>
                                  <pic:spPr bwMode="auto">
                                    <a:xfrm>
                                      <a:off x="0" y="0"/>
                                      <a:ext cx="6119495" cy="2117725"/>
                                    </a:xfrm>
                                    <a:prstGeom prst="rect">
                                      <a:avLst/>
                                    </a:prstGeom>
                                  </pic:spPr>
                                </pic:pic>
                              </a:graphicData>
                            </a:graphic>
                          </wp:inline>
                        </w:drawing>
                        <w:t xml:space="preserve">Figure </w:t>
                      </w:r>
                      <w:r>
                        <w:rPr/>
                        <w:fldChar w:fldCharType="begin"/>
                      </w:r>
                      <w:r>
                        <w:rPr/>
                        <w:instrText> SEQ Figure \* ARABIC </w:instrText>
                      </w:r>
                      <w:r>
                        <w:rPr/>
                        <w:fldChar w:fldCharType="separate"/>
                      </w:r>
                      <w:r>
                        <w:rPr/>
                        <w:t>6</w:t>
                      </w:r>
                      <w:r>
                        <w:rPr/>
                        <w:fldChar w:fldCharType="end"/>
                      </w:r>
                      <w:r>
                        <w:rPr/>
                        <w:t>: PX4 Multicopter Control Architecture</w:t>
                      </w:r>
                    </w:p>
                    <w:p>
                      <w:pPr>
                        <w:pStyle w:val="TextBody"/>
                        <w:numPr>
                          <w:ilvl w:val="0"/>
                          <w:numId w:val="2"/>
                        </w:numPr>
                        <w:spacing w:before="0" w:after="140"/>
                        <w:ind w:left="0" w:right="0" w:hanging="1889"/>
                        <w:rPr/>
                      </w:pPr>
                      <w:r>
                        <w:rPr/>
                        <w:t xml:space="preserve">the position X and angle ψ </w:t>
                      </w:r>
                      <w:r>
                        <w:rPr/>
                        <w:t>are processed into acceleration A and then into thrust force T</w:t>
                      </w:r>
                    </w:p>
                  </w:txbxContent>
                </v:textbox>
                <w10:wrap type="square" side="largest"/>
              </v:rect>
            </w:pict>
          </mc:Fallback>
        </mc:AlternateContent>
      </w:r>
    </w:p>
    <w:p>
      <w:pPr>
        <w:pStyle w:val="TextBody"/>
        <w:numPr>
          <w:ilvl w:val="0"/>
          <w:numId w:val="0"/>
        </w:numPr>
        <w:ind w:left="1782" w:right="0" w:hanging="0"/>
        <w:rPr>
          <w:rFonts w:ascii="Times New Roman" w:hAnsi="Times New Roman"/>
          <w:b w:val="false"/>
          <w:b w:val="false"/>
          <w:bCs w:val="false"/>
          <w:color w:val="000000"/>
          <w:kern w:val="2"/>
          <w:sz w:val="22"/>
          <w:szCs w:val="22"/>
          <w:highlight w:val="white"/>
          <w:lang w:val="en-US" w:eastAsia="zh-CN" w:bidi="hi-IN"/>
        </w:rPr>
      </w:pPr>
      <w:r>
        <w:rPr>
          <w:rFonts w:ascii="Times New Roman" w:hAnsi="Times New Roman"/>
          <w:b w:val="false"/>
          <w:bCs w:val="false"/>
          <w:color w:val="000000"/>
          <w:kern w:val="2"/>
          <w:sz w:val="22"/>
          <w:szCs w:val="22"/>
          <w:highlight w:val="white"/>
          <w:lang w:val="en-US" w:eastAsia="zh-CN" w:bidi="hi-IN"/>
        </w:rPr>
        <w:t>P</w:t>
      </w:r>
      <w:r>
        <w:rPr>
          <w:rFonts w:ascii="Times New Roman" w:hAnsi="Times New Roman"/>
          <w:b w:val="false"/>
          <w:bCs w:val="false"/>
          <w:color w:val="000000"/>
          <w:kern w:val="2"/>
          <w:sz w:val="22"/>
          <w:szCs w:val="22"/>
          <w:highlight w:val="white"/>
          <w:lang w:val="en-US" w:eastAsia="zh-CN" w:bidi="hi-IN"/>
        </w:rPr>
        <w:t>X4 use a combination of P and PID controllers:</w:t>
      </w:r>
    </w:p>
    <w:p>
      <w:pPr>
        <w:pStyle w:val="TextBody"/>
        <w:numPr>
          <w:ilvl w:val="0"/>
          <w:numId w:val="0"/>
        </w:numPr>
        <w:ind w:left="1782" w:right="0" w:hanging="0"/>
        <w:rPr>
          <w:rFonts w:ascii="Times New Roman" w:hAnsi="Times New Roman"/>
          <w:sz w:val="22"/>
          <w:szCs w:val="22"/>
        </w:rPr>
      </w:pPr>
      <w:r>
        <w:rPr>
          <w:rFonts w:ascii="Times New Roman" w:hAnsi="Times New Roman"/>
          <w:sz w:val="22"/>
          <w:szCs w:val="22"/>
        </w:rPr>
        <w:t>The P controller (Proportional Controller) is a  simple feedback controller that adjusts the output based on the current error between he desider setpoitn and the current position, it provides a fast start while slowing down when close to the target. It only has one paramether P that regulates the strength.</w:t>
      </w:r>
    </w:p>
    <w:p>
      <w:pPr>
        <w:pStyle w:val="TextBody"/>
        <w:numPr>
          <w:ilvl w:val="0"/>
          <w:numId w:val="0"/>
        </w:numPr>
        <w:ind w:left="1782" w:right="0" w:hanging="0"/>
        <w:rPr>
          <w:rFonts w:ascii="Times New Roman" w:hAnsi="Times New Roman"/>
          <w:sz w:val="22"/>
          <w:szCs w:val="22"/>
        </w:rPr>
      </w:pPr>
      <w:r>
        <w:rPr>
          <w:rFonts w:ascii="Times New Roman" w:hAnsi="Times New Roman"/>
          <w:sz w:val="22"/>
          <w:szCs w:val="22"/>
        </w:rPr>
        <w:t xml:space="preserve">The PID controller (Proportional-Integral-Derivative Controller) on the other hand is the most common controller for drones and it’s widely used in the UAV field; it is based </w:t>
      </w:r>
      <w:r>
        <w:rPr>
          <w:rFonts w:ascii="Times New Roman" w:hAnsi="Times New Roman"/>
          <w:sz w:val="22"/>
          <w:szCs w:val="22"/>
        </w:rPr>
        <w:t>on tree parameters:</w:t>
      </w:r>
    </w:p>
    <w:p>
      <w:pPr>
        <w:pStyle w:val="TextBody"/>
        <w:numPr>
          <w:ilvl w:val="0"/>
          <w:numId w:val="5"/>
        </w:numPr>
        <w:rPr>
          <w:rFonts w:ascii="Times New Roman" w:hAnsi="Times New Roman"/>
          <w:sz w:val="22"/>
          <w:szCs w:val="22"/>
        </w:rPr>
      </w:pPr>
      <w:r>
        <w:rPr>
          <w:rFonts w:ascii="Times New Roman" w:hAnsi="Times New Roman"/>
          <w:sz w:val="22"/>
          <w:szCs w:val="22"/>
        </w:rPr>
        <w:t>P: proportional term, similar to theP controller, it porvides an output proportional to te position error;</w:t>
      </w:r>
    </w:p>
    <w:p>
      <w:pPr>
        <w:pStyle w:val="TextBody"/>
        <w:numPr>
          <w:ilvl w:val="0"/>
          <w:numId w:val="5"/>
        </w:numPr>
        <w:rPr>
          <w:rFonts w:ascii="Times New Roman" w:hAnsi="Times New Roman"/>
          <w:sz w:val="22"/>
          <w:szCs w:val="22"/>
        </w:rPr>
      </w:pPr>
      <w:r>
        <w:rPr>
          <w:rFonts w:ascii="Times New Roman" w:hAnsi="Times New Roman"/>
          <w:sz w:val="22"/>
          <w:szCs w:val="22"/>
        </w:rPr>
        <w:t>I: integral term, it takes in consideration the past errors and reduces steady-state errors</w:t>
      </w:r>
    </w:p>
    <w:p>
      <w:pPr>
        <w:pStyle w:val="TextBody"/>
        <w:numPr>
          <w:ilvl w:val="0"/>
          <w:numId w:val="5"/>
        </w:numPr>
        <w:rPr>
          <w:rFonts w:ascii="Times New Roman" w:hAnsi="Times New Roman"/>
          <w:sz w:val="22"/>
          <w:szCs w:val="22"/>
        </w:rPr>
      </w:pPr>
      <w:r>
        <w:rPr>
          <w:rFonts w:ascii="Times New Roman" w:hAnsi="Times New Roman"/>
          <w:sz w:val="22"/>
          <w:szCs w:val="22"/>
        </w:rPr>
        <w:t>D: derivate term, predicts the future error based on the rate of change, providing a damping effecct before reanching the destination, reducing over shooting</w:t>
      </w:r>
    </w:p>
    <w:p>
      <w:pPr>
        <w:pStyle w:val="TextBody"/>
        <w:numPr>
          <w:ilvl w:val="0"/>
          <w:numId w:val="2"/>
        </w:numPr>
        <w:ind w:left="0" w:right="0" w:hanging="1889"/>
        <w:rPr>
          <w:rFonts w:ascii="Times New Roman" w:hAnsi="Times New Roman"/>
          <w:b w:val="false"/>
          <w:b w:val="false"/>
          <w:bCs w:val="false"/>
          <w:color w:val="000000"/>
          <w:kern w:val="2"/>
          <w:sz w:val="22"/>
          <w:szCs w:val="22"/>
          <w:highlight w:val="white"/>
          <w:lang w:val="en-US" w:eastAsia="zh-CN" w:bidi="hi-IN"/>
        </w:rPr>
      </w:pPr>
      <w:r>
        <w:rPr>
          <w:rFonts w:ascii="Times New Roman" w:hAnsi="Times New Roman"/>
          <w:b w:val="false"/>
          <w:bCs w:val="false"/>
          <w:color w:val="000000"/>
          <w:kern w:val="2"/>
          <w:sz w:val="22"/>
          <w:szCs w:val="22"/>
          <w:highlight w:val="white"/>
          <w:lang w:val="en-US" w:eastAsia="zh-CN" w:bidi="hi-IN"/>
        </w:rPr>
        <w:t>PID setting were slightly changed in favor of a more steady system sacrificing responsiveness to prevent problems in case of delays in the tracking signals.</w:t>
      </w:r>
    </w:p>
    <w:p>
      <w:pPr>
        <w:pStyle w:val="TextBody"/>
        <w:numPr>
          <w:ilvl w:val="0"/>
          <w:numId w:val="2"/>
        </w:numPr>
        <w:ind w:left="0" w:right="0" w:hanging="1889"/>
        <w:rPr>
          <w:rFonts w:ascii="Times New Roman" w:hAnsi="Times New Roman"/>
          <w:b w:val="false"/>
          <w:b w:val="false"/>
          <w:bCs w:val="false"/>
          <w:color w:val="000000"/>
          <w:kern w:val="2"/>
          <w:sz w:val="22"/>
          <w:szCs w:val="22"/>
          <w:highlight w:val="white"/>
          <w:lang w:val="en-US" w:eastAsia="zh-CN" w:bidi="hi-IN"/>
        </w:rPr>
      </w:pPr>
      <w:r>
        <w:rPr>
          <w:rFonts w:ascii="Times New Roman" w:hAnsi="Times New Roman"/>
          <w:b w:val="false"/>
          <w:bCs w:val="false"/>
          <w:color w:val="000000"/>
          <w:kern w:val="2"/>
          <w:sz w:val="22"/>
          <w:szCs w:val="22"/>
          <w:highlight w:val="white"/>
          <w:lang w:val="en-US" w:eastAsia="zh-CN" w:bidi="hi-IN"/>
        </w:rPr>
        <w:t xml:space="preserve">Sensor data is processed by </w:t>
      </w:r>
      <w:r>
        <w:rPr>
          <w:rFonts w:ascii="Times New Roman" w:hAnsi="Times New Roman"/>
          <w:b/>
          <w:bCs/>
          <w:color w:val="000000"/>
          <w:kern w:val="2"/>
          <w:sz w:val="22"/>
          <w:szCs w:val="22"/>
          <w:highlight w:val="white"/>
          <w:lang w:val="en-US" w:eastAsia="zh-CN" w:bidi="hi-IN"/>
        </w:rPr>
        <w:t>EKF</w:t>
      </w:r>
      <w:r>
        <w:rPr>
          <w:rFonts w:ascii="Times New Roman" w:hAnsi="Times New Roman"/>
          <w:b w:val="false"/>
          <w:bCs w:val="false"/>
          <w:color w:val="000000"/>
          <w:kern w:val="2"/>
          <w:sz w:val="22"/>
          <w:szCs w:val="22"/>
          <w:highlight w:val="white"/>
          <w:lang w:val="en-US" w:eastAsia="zh-CN" w:bidi="hi-IN"/>
        </w:rPr>
        <w:t xml:space="preserve"> (Extended Kalman Filter) that combines all the data from sensors to produce the state of the vehicle, including and not limited to: position, rotation quaternions, velocity acceleration, magnetic field and wind velocity.</w:t>
      </w:r>
    </w:p>
    <w:p>
      <w:pPr>
        <w:pStyle w:val="TextBody"/>
        <w:numPr>
          <w:ilvl w:val="0"/>
          <w:numId w:val="0"/>
        </w:numPr>
        <w:ind w:left="1782" w:right="0" w:hanging="0"/>
        <w:rPr>
          <w:rFonts w:ascii="Times New Roman" w:hAnsi="Times New Roman"/>
          <w:sz w:val="22"/>
          <w:szCs w:val="22"/>
          <w:lang w:val="en-US"/>
        </w:rPr>
      </w:pPr>
      <w:r>
        <w:rPr>
          <w:rFonts w:ascii="Times New Roman" w:hAnsi="Times New Roman"/>
          <w:sz w:val="22"/>
          <w:szCs w:val="22"/>
          <w:lang w:val="en-US"/>
        </w:rPr>
        <w:t xml:space="preserve">ROS is used by PX4 to provide an offboard control functionality, with a Linux companion computer. In this way its possible to control the PX4 flight stack using a software outside of the autopilot. PX4 supports both versions of the robotic operating system, but while the communication between ROS2 and the autopilot is done through </w:t>
      </w:r>
      <w:r>
        <w:rPr>
          <w:rFonts w:ascii="Times New Roman" w:hAnsi="Times New Roman"/>
          <w:color w:val="000000"/>
          <w:sz w:val="22"/>
          <w:szCs w:val="22"/>
          <w:lang w:val="en-US" w:eastAsia="en-US"/>
        </w:rPr>
        <w:t>a</w:t>
      </w:r>
      <w:r>
        <w:rPr>
          <w:rFonts w:ascii="Times New Roman" w:hAnsi="Times New Roman"/>
          <w:sz w:val="22"/>
          <w:szCs w:val="22"/>
          <w:lang w:val="en-US"/>
        </w:rPr>
        <w:t xml:space="preserve"> ROS2-PX4 bridge </w:t>
      </w:r>
      <w:r>
        <w:rPr>
          <w:rFonts w:ascii="Times New Roman" w:hAnsi="Times New Roman"/>
          <w:sz w:val="22"/>
          <w:szCs w:val="22"/>
          <w:lang w:val="en-US"/>
        </w:rPr>
        <w:t>(</w:t>
      </w:r>
      <w:r>
        <w:rPr>
          <w:rFonts w:ascii="Times New Roman" w:hAnsi="Times New Roman"/>
          <w:b w:val="false"/>
          <w:bCs w:val="false"/>
          <w:color w:val="000000"/>
          <w:sz w:val="22"/>
          <w:szCs w:val="22"/>
          <w:lang w:val="en-US"/>
        </w:rPr>
        <w:t>MicroXRCEAgent</w:t>
      </w:r>
      <w:r>
        <w:rPr>
          <w:rFonts w:ascii="Times New Roman" w:hAnsi="Times New Roman"/>
          <w:sz w:val="22"/>
          <w:szCs w:val="22"/>
          <w:lang w:val="en-US"/>
        </w:rPr>
        <w:t>)</w:t>
      </w:r>
      <w:r>
        <w:rPr>
          <w:rFonts w:ascii="Times New Roman" w:hAnsi="Times New Roman"/>
          <w:sz w:val="22"/>
          <w:szCs w:val="22"/>
          <w:lang w:val="en-US"/>
        </w:rPr>
        <w:t>.</w:t>
      </w:r>
    </w:p>
    <w:p>
      <w:pPr>
        <w:pStyle w:val="TextBody"/>
        <w:numPr>
          <w:ilvl w:val="0"/>
          <w:numId w:val="0"/>
        </w:numPr>
        <w:ind w:left="1782" w:right="0" w:hanging="0"/>
        <w:rPr>
          <w:rFonts w:ascii="Times New Roman" w:hAnsi="Times New Roman"/>
          <w:sz w:val="22"/>
          <w:szCs w:val="22"/>
          <w:lang w:val="en-US"/>
        </w:rPr>
      </w:pPr>
      <w:r>
        <w:rPr>
          <w:rFonts w:ascii="Times New Roman" w:hAnsi="Times New Roman"/>
          <w:sz w:val="22"/>
          <w:szCs w:val="22"/>
          <w:lang w:val="en-US"/>
        </w:rPr>
        <w:t>There are 2 ways to connect and read messages:  ROS2-PX4 bridge or MavLink</w:t>
      </w:r>
    </w:p>
    <w:p>
      <w:pPr>
        <w:pStyle w:val="TextBody"/>
        <w:numPr>
          <w:ilvl w:val="0"/>
          <w:numId w:val="0"/>
        </w:numPr>
        <w:ind w:left="1782" w:right="0" w:hanging="0"/>
        <w:rPr>
          <w:rFonts w:ascii="Times New Roman" w:hAnsi="Times New Roman"/>
          <w:sz w:val="22"/>
          <w:szCs w:val="22"/>
          <w:lang w:val="en-US"/>
        </w:rPr>
      </w:pPr>
      <w:r>
        <w:rPr>
          <w:rFonts w:ascii="Times New Roman" w:hAnsi="Times New Roman"/>
          <w:sz w:val="22"/>
          <w:szCs w:val="22"/>
          <w:lang w:val="en-US"/>
        </w:rPr>
        <w:t xml:space="preserve">MavLik has a slight different notation and needs it own libraries </w:t>
      </w:r>
      <w:r>
        <w:rPr>
          <w:rFonts w:ascii="Times New Roman" w:hAnsi="Times New Roman"/>
          <w:sz w:val="22"/>
          <w:szCs w:val="22"/>
          <w:lang w:val="en-US"/>
        </w:rPr>
        <w:t xml:space="preserve">and messages </w:t>
      </w:r>
      <w:r>
        <w:rPr>
          <w:rFonts w:ascii="Times New Roman" w:hAnsi="Times New Roman"/>
          <w:sz w:val="22"/>
          <w:szCs w:val="22"/>
          <w:lang w:val="en-US"/>
        </w:rPr>
        <w:t xml:space="preserve">while the  ROS2-PX4 bridge only requires </w:t>
      </w:r>
      <w:r>
        <w:rPr>
          <w:rFonts w:ascii="Times New Roman" w:hAnsi="Times New Roman"/>
          <w:sz w:val="22"/>
          <w:szCs w:val="22"/>
          <w:lang w:val="en-US"/>
        </w:rPr>
        <w:t>sourcing the message (done automatically when sourcing the whole ROS environment).</w:t>
      </w:r>
    </w:p>
    <w:p>
      <w:pPr>
        <w:pStyle w:val="TextBody"/>
        <w:numPr>
          <w:ilvl w:val="0"/>
          <w:numId w:val="0"/>
        </w:numPr>
        <w:ind w:left="1782" w:right="0" w:hanging="0"/>
        <w:rPr>
          <w:rFonts w:ascii="Times New Roman" w:hAnsi="Times New Roman"/>
          <w:b w:val="false"/>
          <w:b w:val="false"/>
          <w:bCs w:val="false"/>
          <w:color w:val="000000"/>
          <w:kern w:val="2"/>
          <w:sz w:val="22"/>
          <w:szCs w:val="22"/>
          <w:highlight w:val="white"/>
          <w:lang w:val="en-US" w:eastAsia="zh-CN" w:bidi="hi-IN"/>
        </w:rPr>
      </w:pPr>
      <w:r>
        <w:rPr>
          <w:rFonts w:ascii="Times New Roman" w:hAnsi="Times New Roman"/>
          <w:b w:val="false"/>
          <w:bCs w:val="false"/>
          <w:color w:val="000000"/>
          <w:kern w:val="2"/>
          <w:sz w:val="22"/>
          <w:szCs w:val="22"/>
          <w:highlight w:val="white"/>
          <w:lang w:val="en-US" w:eastAsia="zh-CN" w:bidi="hi-IN"/>
        </w:rPr>
        <w:t>The custom PX4 messages are used by most of the software used.</w:t>
      </w:r>
    </w:p>
    <w:p>
      <w:pPr>
        <w:pStyle w:val="TextBody"/>
        <w:numPr>
          <w:ilvl w:val="0"/>
          <w:numId w:val="2"/>
        </w:numPr>
        <w:ind w:left="0" w:right="0" w:hanging="1889"/>
        <w:rPr>
          <w:rFonts w:ascii="Times New Roman" w:hAnsi="Times New Roman"/>
          <w:b/>
          <w:b/>
          <w:bCs/>
          <w:color w:val="000000"/>
          <w:kern w:val="2"/>
          <w:sz w:val="24"/>
          <w:szCs w:val="24"/>
          <w:highlight w:val="white"/>
          <w:lang w:val="en-US" w:eastAsia="zh-CN" w:bidi="hi-IN"/>
        </w:rPr>
      </w:pPr>
      <w:r>
        <w:rPr>
          <w:rFonts w:ascii="Times New Roman" w:hAnsi="Times New Roman"/>
          <w:b/>
          <w:bCs/>
          <w:color w:val="000000"/>
          <w:kern w:val="2"/>
          <w:sz w:val="24"/>
          <w:szCs w:val="24"/>
          <w:highlight w:val="white"/>
          <w:lang w:val="en-US" w:eastAsia="zh-CN" w:bidi="hi-IN"/>
        </w:rPr>
      </w:r>
    </w:p>
    <w:p>
      <w:pPr>
        <w:pStyle w:val="Normal"/>
        <w:keepNext w:val="true"/>
        <w:widowControl w:val="false"/>
        <w:numPr>
          <w:ilvl w:val="0"/>
          <w:numId w:val="0"/>
        </w:numPr>
        <w:tabs>
          <w:tab w:val="clear" w:pos="708"/>
          <w:tab w:val="left" w:pos="360" w:leader="none"/>
        </w:tabs>
        <w:suppressAutoHyphens w:val="true"/>
        <w:spacing w:before="288" w:after="29"/>
        <w:ind w:left="1926" w:right="0" w:hanging="0"/>
        <w:jc w:val="both"/>
        <w:textAlignment w:val="baseline"/>
        <w:outlineLvl w:val="1"/>
        <w:rPr>
          <w:lang w:val="en-US"/>
        </w:rPr>
      </w:pPr>
      <w:bookmarkStart w:id="36" w:name="__RefHeading___Toc6744_1235905857"/>
      <w:bookmarkEnd w:id="36"/>
      <w:r>
        <w:rPr>
          <w:rFonts w:ascii="Times New Roman" w:hAnsi="Times New Roman"/>
          <w:b w:val="false"/>
          <w:bCs w:val="false"/>
          <w:color w:val="000000"/>
          <w:kern w:val="2"/>
          <w:sz w:val="28"/>
          <w:szCs w:val="28"/>
          <w:highlight w:val="white"/>
          <w:lang w:val="en-US" w:eastAsia="zh-CN" w:bidi="hi-IN"/>
        </w:rPr>
        <w:t>3</w:t>
      </w:r>
      <w:r>
        <w:rPr>
          <w:rFonts w:ascii="Times New Roman" w:hAnsi="Times New Roman"/>
          <w:b w:val="false"/>
          <w:bCs w:val="false"/>
          <w:color w:val="000000"/>
          <w:kern w:val="2"/>
          <w:sz w:val="28"/>
          <w:szCs w:val="28"/>
          <w:highlight w:val="white"/>
          <w:lang w:val="en-US" w:eastAsia="zh-CN" w:bidi="hi-IN"/>
        </w:rPr>
        <w:t>.</w:t>
      </w:r>
      <w:r>
        <w:rPr>
          <w:rFonts w:ascii="Times New Roman" w:hAnsi="Times New Roman"/>
          <w:b w:val="false"/>
          <w:bCs w:val="false"/>
          <w:color w:val="000000"/>
          <w:kern w:val="2"/>
          <w:sz w:val="28"/>
          <w:szCs w:val="28"/>
          <w:highlight w:val="white"/>
          <w:lang w:val="en-US" w:eastAsia="zh-CN" w:bidi="hi-IN"/>
        </w:rPr>
        <w:t xml:space="preserve">2 </w:t>
      </w:r>
      <w:r>
        <w:rPr>
          <w:rFonts w:ascii="Times New Roman" w:hAnsi="Times New Roman"/>
          <w:b/>
          <w:bCs/>
          <w:color w:val="000000"/>
          <w:kern w:val="2"/>
          <w:sz w:val="28"/>
          <w:szCs w:val="28"/>
          <w:highlight w:val="white"/>
          <w:lang w:val="en-US" w:eastAsia="zh-CN" w:bidi="hi-IN"/>
        </w:rPr>
        <w:t>Companion</w:t>
      </w:r>
    </w:p>
    <w:p>
      <w:pPr>
        <w:pStyle w:val="TextBody"/>
        <w:numPr>
          <w:ilvl w:val="0"/>
          <w:numId w:val="0"/>
        </w:numPr>
        <w:ind w:left="1782" w:right="0" w:hanging="0"/>
        <w:rPr>
          <w:rFonts w:ascii="Times New Roman" w:hAnsi="Times New Roman"/>
          <w:sz w:val="22"/>
          <w:szCs w:val="22"/>
          <w:lang w:val="en-US"/>
        </w:rPr>
      </w:pPr>
      <w:r>
        <w:rPr>
          <w:rFonts w:ascii="Times New Roman" w:hAnsi="Times New Roman"/>
          <w:color w:val="000000"/>
          <w:kern w:val="2"/>
          <w:sz w:val="22"/>
          <w:szCs w:val="22"/>
          <w:highlight w:val="white"/>
          <w:lang w:val="en-US" w:eastAsia="zh-CN" w:bidi="hi-IN"/>
        </w:rPr>
        <w:t>The companion is a s</w:t>
      </w:r>
      <w:r>
        <w:rPr>
          <w:rFonts w:ascii="Times New Roman" w:hAnsi="Times New Roman"/>
          <w:color w:val="000000"/>
          <w:kern w:val="2"/>
          <w:sz w:val="22"/>
          <w:szCs w:val="22"/>
          <w:highlight w:val="white"/>
          <w:lang w:val="en-US" w:eastAsia="zh-CN" w:bidi="hi-IN"/>
        </w:rPr>
        <w:t xml:space="preserve">ingle board computer mounted on the drone, </w:t>
      </w:r>
      <w:r>
        <w:rPr>
          <w:rFonts w:ascii="Times New Roman" w:hAnsi="Times New Roman"/>
          <w:color w:val="000000"/>
          <w:kern w:val="2"/>
          <w:sz w:val="22"/>
          <w:szCs w:val="22"/>
          <w:highlight w:val="white"/>
          <w:lang w:val="en-US" w:eastAsia="zh-CN" w:bidi="hi-IN"/>
        </w:rPr>
        <w:t xml:space="preserve">it’s </w:t>
      </w:r>
      <w:r>
        <w:rPr>
          <w:rFonts w:ascii="Times New Roman" w:hAnsi="Times New Roman"/>
          <w:sz w:val="22"/>
          <w:szCs w:val="22"/>
          <w:lang w:val="en-US" w:eastAsia="en-US"/>
        </w:rPr>
        <w:t>role is to run the</w:t>
      </w:r>
      <w:r>
        <w:rPr>
          <w:rFonts w:ascii="Times New Roman" w:hAnsi="Times New Roman"/>
          <w:color w:val="000000"/>
          <w:sz w:val="22"/>
          <w:szCs w:val="22"/>
          <w:lang w:val="en-US" w:eastAsia="en-US"/>
        </w:rPr>
        <w:t xml:space="preserve"> </w:t>
      </w:r>
      <w:r>
        <w:rPr>
          <w:rFonts w:ascii="Times New Roman" w:hAnsi="Times New Roman"/>
          <w:b/>
          <w:bCs/>
          <w:color w:val="000000"/>
          <w:sz w:val="22"/>
          <w:szCs w:val="22"/>
          <w:lang w:val="en-US"/>
        </w:rPr>
        <w:t>MicroXRCEAgent</w:t>
      </w:r>
      <w:r>
        <w:rPr>
          <w:rFonts w:ascii="Times New Roman" w:hAnsi="Times New Roman"/>
          <w:b w:val="false"/>
          <w:bCs w:val="false"/>
          <w:color w:val="000000"/>
          <w:sz w:val="22"/>
          <w:szCs w:val="22"/>
          <w:lang w:val="en-US"/>
        </w:rPr>
        <w:t xml:space="preserve"> </w:t>
      </w:r>
      <w:r>
        <w:rPr>
          <w:rFonts w:ascii="Times New Roman" w:hAnsi="Times New Roman"/>
          <w:b w:val="false"/>
          <w:bCs w:val="false"/>
          <w:color w:val="000000"/>
          <w:sz w:val="22"/>
          <w:szCs w:val="22"/>
          <w:lang w:val="en-US"/>
        </w:rPr>
        <w:t xml:space="preserve">service, </w:t>
      </w:r>
      <w:r>
        <w:rPr>
          <w:rFonts w:ascii="Times New Roman" w:hAnsi="Times New Roman"/>
          <w:b w:val="false"/>
          <w:bCs w:val="false"/>
          <w:color w:val="000000"/>
          <w:sz w:val="22"/>
          <w:szCs w:val="22"/>
          <w:lang w:val="en-US"/>
        </w:rPr>
        <w:t>the command to run is:</w:t>
      </w:r>
    </w:p>
    <w:p>
      <w:pPr>
        <w:pStyle w:val="TextBody"/>
        <w:numPr>
          <w:ilvl w:val="0"/>
          <w:numId w:val="0"/>
        </w:numPr>
        <w:ind w:left="-107" w:right="0" w:hanging="0"/>
        <w:rPr>
          <w:rFonts w:ascii="Times New Roman" w:hAnsi="Times New Roman"/>
          <w:color w:val="000000"/>
          <w:sz w:val="22"/>
          <w:szCs w:val="22"/>
          <w:highlight w:val="yellow"/>
          <w:lang w:val="en-US"/>
        </w:rPr>
      </w:pPr>
      <w:r>
        <w:rPr>
          <w:rFonts w:ascii="Times New Roman" w:hAnsi="Times New Roman"/>
          <w:color w:val="000000"/>
          <w:sz w:val="22"/>
          <w:szCs w:val="22"/>
          <w:highlight w:val="yellow"/>
          <w:lang w:val="en-US"/>
        </w:rPr>
        <w:t>sudo MicroXRCEAgent serial --dev /dev/ttyS2 -b 921600</w:t>
      </w:r>
    </w:p>
    <w:p>
      <w:pPr>
        <w:pStyle w:val="TextBody"/>
        <w:numPr>
          <w:ilvl w:val="0"/>
          <w:numId w:val="2"/>
        </w:numPr>
        <w:ind w:left="0" w:right="0" w:hanging="1889"/>
        <w:rPr>
          <w:rFonts w:ascii="Times New Roman" w:hAnsi="Times New Roman"/>
          <w:sz w:val="22"/>
          <w:szCs w:val="22"/>
          <w:lang w:val="en-US"/>
        </w:rPr>
      </w:pPr>
      <w:r>
        <w:rPr>
          <w:rFonts w:ascii="Times New Roman" w:hAnsi="Times New Roman"/>
          <w:sz w:val="22"/>
          <w:szCs w:val="22"/>
          <w:lang w:val="en-US"/>
        </w:rPr>
        <w:t xml:space="preserve">The MicroXRCEAgent </w:t>
      </w:r>
      <w:r>
        <w:rPr>
          <w:rFonts w:ascii="Times New Roman" w:hAnsi="Times New Roman"/>
          <w:sz w:val="22"/>
          <w:szCs w:val="22"/>
          <w:lang w:val="en-US"/>
        </w:rPr>
        <w:t xml:space="preserve">starts a ROS2 node that published topics with information </w:t>
      </w:r>
      <w:r>
        <w:rPr>
          <w:rFonts w:ascii="Times New Roman" w:hAnsi="Times New Roman"/>
          <w:color w:val="000000"/>
          <w:sz w:val="22"/>
          <w:szCs w:val="22"/>
          <w:lang w:val="en-US" w:eastAsia="en-US"/>
        </w:rPr>
        <w:t>like c</w:t>
      </w:r>
      <w:r>
        <w:rPr>
          <w:rFonts w:ascii="Times New Roman" w:hAnsi="Times New Roman"/>
          <w:sz w:val="22"/>
          <w:szCs w:val="22"/>
          <w:lang w:val="en-US"/>
        </w:rPr>
        <w:t>urrent position, ve</w:t>
      </w:r>
      <w:r>
        <w:rPr>
          <w:rFonts w:ascii="Times New Roman" w:hAnsi="Times New Roman"/>
          <w:sz w:val="22"/>
          <w:szCs w:val="22"/>
          <w:lang w:val="en-US"/>
        </w:rPr>
        <w:t>l</w:t>
      </w:r>
      <w:r>
        <w:rPr>
          <w:rFonts w:ascii="Times New Roman" w:hAnsi="Times New Roman"/>
          <w:sz w:val="22"/>
          <w:szCs w:val="22"/>
          <w:lang w:val="en-US"/>
        </w:rPr>
        <w:t xml:space="preserve">ocity, status, and subscribes to </w:t>
      </w:r>
      <w:r>
        <w:rPr>
          <w:rFonts w:ascii="Times New Roman" w:hAnsi="Times New Roman"/>
          <w:color w:val="000000"/>
          <w:sz w:val="22"/>
          <w:szCs w:val="22"/>
          <w:lang w:val="en-US" w:eastAsia="en-US"/>
        </w:rPr>
        <w:t>other topics to receive commands, tracked position and keep-alive signals.</w:t>
      </w:r>
    </w:p>
    <w:p>
      <w:pPr>
        <w:pStyle w:val="TextBody"/>
        <w:numPr>
          <w:ilvl w:val="0"/>
          <w:numId w:val="2"/>
        </w:numPr>
        <w:ind w:left="0" w:right="0" w:hanging="1889"/>
        <w:rPr>
          <w:rFonts w:ascii="Times New Roman" w:hAnsi="Times New Roman"/>
          <w:sz w:val="22"/>
          <w:szCs w:val="22"/>
          <w:lang w:val="en-US"/>
        </w:rPr>
      </w:pPr>
      <w:r>
        <w:rPr>
          <w:rFonts w:ascii="Times New Roman" w:hAnsi="Times New Roman"/>
          <w:color w:val="000000"/>
          <w:sz w:val="22"/>
          <w:szCs w:val="22"/>
          <w:lang w:val="en-US" w:eastAsia="en-US"/>
        </w:rPr>
        <w:t xml:space="preserve">Communication with the flight controller is done on the serial port ttyS2 with a baud rate of  921600 </w:t>
      </w:r>
      <w:r>
        <w:rPr>
          <w:rFonts w:ascii="Times New Roman" w:hAnsi="Times New Roman"/>
          <w:color w:val="000000"/>
          <w:sz w:val="22"/>
          <w:szCs w:val="22"/>
          <w:lang w:val="en-US" w:eastAsia="en-US"/>
        </w:rPr>
        <w:t>to transmit all the data.</w:t>
      </w:r>
    </w:p>
    <w:p>
      <w:pPr>
        <w:pStyle w:val="TextBody"/>
        <w:numPr>
          <w:ilvl w:val="0"/>
          <w:numId w:val="2"/>
        </w:numPr>
        <w:ind w:left="0" w:right="0" w:hanging="1889"/>
        <w:rPr>
          <w:rFonts w:ascii="Times New Roman" w:hAnsi="Times New Roman"/>
          <w:sz w:val="22"/>
          <w:szCs w:val="22"/>
          <w:lang w:val="en-US"/>
        </w:rPr>
      </w:pPr>
      <w:r>
        <w:rPr>
          <w:rFonts w:ascii="Times New Roman" w:hAnsi="Times New Roman"/>
          <w:color w:val="000000"/>
          <w:sz w:val="22"/>
          <w:szCs w:val="22"/>
          <w:lang w:val="en-US" w:eastAsia="en-US"/>
        </w:rPr>
        <w:tab/>
      </w:r>
      <w:r>
        <w:rPr>
          <w:rFonts w:ascii="Times New Roman" w:hAnsi="Times New Roman"/>
          <w:sz w:val="22"/>
          <w:szCs w:val="22"/>
          <w:lang w:val="en-US"/>
        </w:rPr>
      </w:r>
      <w:r>
        <mc:AlternateContent>
          <mc:Choice Requires="wps">
            <w:drawing>
              <wp:inline distT="0" distB="0" distL="0" distR="0">
                <wp:extent cx="5399405" cy="2674620"/>
                <wp:effectExtent l="0" t="0" r="0" b="0"/>
                <wp:docPr id="20" name="Frame3"/>
                <a:graphic xmlns:a="http://schemas.openxmlformats.org/drawingml/2006/main">
                  <a:graphicData uri="http://schemas.microsoft.com/office/word/2010/wordprocessingShape">
                    <wps:wsp>
                      <wps:cNvSpPr txBox="1"/>
                      <wps:spPr>
                        <a:xfrm>
                          <a:off x="0" y="0"/>
                          <a:ext cx="5399405" cy="2674620"/>
                        </a:xfrm>
                        <a:prstGeom prst="rect"/>
                      </wps:spPr>
                      <wps:txbx>
                        <w:txbxContent>
                          <w:p>
                            <w:pPr>
                              <w:pStyle w:val="Figure"/>
                              <w:spacing w:before="120" w:after="120"/>
                              <w:rPr/>
                            </w:pPr>
                            <w:r>
                              <w:rPr/>
                              <w:drawing>
                                <wp:inline distT="0" distB="0" distL="0" distR="0">
                                  <wp:extent cx="5399405" cy="2095500"/>
                                  <wp:effectExtent l="0" t="0" r="0" b="0"/>
                                  <wp:docPr id="2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 descr=""/>
                                          <pic:cNvPicPr>
                                            <a:picLocks noChangeAspect="1" noChangeArrowheads="1"/>
                                          </pic:cNvPicPr>
                                        </pic:nvPicPr>
                                        <pic:blipFill>
                                          <a:blip r:embed="rId14"/>
                                          <a:stretch>
                                            <a:fillRect/>
                                          </a:stretch>
                                        </pic:blipFill>
                                        <pic:spPr bwMode="auto">
                                          <a:xfrm>
                                            <a:off x="0" y="0"/>
                                            <a:ext cx="5399405" cy="2095500"/>
                                          </a:xfrm>
                                          <a:prstGeom prst="rect">
                                            <a:avLst/>
                                          </a:prstGeom>
                                        </pic:spPr>
                                      </pic:pic>
                                    </a:graphicData>
                                  </a:graphic>
                                </wp:inline>
                              </w:drawing>
                              <w:t xml:space="preserve">Figure </w:t>
                            </w:r>
                            <w:r>
                              <w:rPr/>
                              <w:fldChar w:fldCharType="begin"/>
                            </w:r>
                            <w:r>
                              <w:rPr/>
                              <w:instrText> SEQ Figure \* ARABIC </w:instrText>
                            </w:r>
                            <w:r>
                              <w:rPr/>
                              <w:fldChar w:fldCharType="separate"/>
                            </w:r>
                            <w:r>
                              <w:rPr/>
                              <w:t>7</w:t>
                            </w:r>
                            <w:r>
                              <w:rPr/>
                              <w:fldChar w:fldCharType="end"/>
                            </w:r>
                            <w:r>
                              <w:rPr/>
                              <w:t xml:space="preserve">: MicroXRCEAgent </w:t>
                            </w:r>
                            <w:r>
                              <w:rPr/>
                              <w:t>scheme</w:t>
                            </w:r>
                          </w:p>
                          <w:p>
                            <w:pPr>
                              <w:pStyle w:val="TextBody"/>
                              <w:numPr>
                                <w:ilvl w:val="0"/>
                                <w:numId w:val="2"/>
                              </w:numPr>
                              <w:spacing w:before="0" w:after="140"/>
                              <w:ind w:left="0" w:right="0" w:hanging="1889"/>
                              <w:rPr/>
                            </w:pPr>
                            <w:r>
                              <w:rPr/>
                              <w:t>f</w:t>
                            </w:r>
                            <w:r>
                              <w:rPr/>
                              <w:t xml:space="preserve">light controller on the left and companion </w:t>
                            </w:r>
                            <w:r>
                              <w:rPr>
                                <w:rFonts w:cs="Lohit Devanagari"/>
                                <w:i/>
                                <w:iCs/>
                                <w:sz w:val="24"/>
                                <w:szCs w:val="24"/>
                              </w:rPr>
                              <w:t>board</w:t>
                            </w:r>
                            <w:r>
                              <w:rPr/>
                              <w:t xml:space="preserve"> on the right</w:t>
                            </w:r>
                          </w:p>
                        </w:txbxContent>
                      </wps:txbx>
                      <wps:bodyPr anchor="t" lIns="0" tIns="0" rIns="0" bIns="0">
                        <a:noAutofit/>
                      </wps:bodyPr>
                    </wps:wsp>
                  </a:graphicData>
                </a:graphic>
              </wp:inline>
            </w:drawing>
          </mc:Choice>
          <mc:Fallback>
            <w:pict>
              <v:rect style="position:absolute;rotation:0;width:425.15pt;height:210.6pt;mso-wrap-distance-left:0pt;mso-wrap-distance-right:0pt;mso-wrap-distance-top:0pt;mso-wrap-distance-bottom:0pt;margin-top:-158.25pt;mso-position-vertical-relative:text;margin-left:0pt;mso-position-horizontal:center;mso-position-horizontal-relative:text">
                <v:textbox inset="0in,0in,0in,0in">
                  <w:txbxContent>
                    <w:p>
                      <w:pPr>
                        <w:pStyle w:val="Figure"/>
                        <w:spacing w:before="120" w:after="120"/>
                        <w:rPr/>
                      </w:pPr>
                      <w:r>
                        <w:rPr/>
                        <w:drawing>
                          <wp:inline distT="0" distB="0" distL="0" distR="0">
                            <wp:extent cx="5399405" cy="2095500"/>
                            <wp:effectExtent l="0" t="0" r="0" b="0"/>
                            <wp:docPr id="2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descr=""/>
                                    <pic:cNvPicPr>
                                      <a:picLocks noChangeAspect="1" noChangeArrowheads="1"/>
                                    </pic:cNvPicPr>
                                  </pic:nvPicPr>
                                  <pic:blipFill>
                                    <a:blip r:embed="rId14"/>
                                    <a:stretch>
                                      <a:fillRect/>
                                    </a:stretch>
                                  </pic:blipFill>
                                  <pic:spPr bwMode="auto">
                                    <a:xfrm>
                                      <a:off x="0" y="0"/>
                                      <a:ext cx="5399405" cy="2095500"/>
                                    </a:xfrm>
                                    <a:prstGeom prst="rect">
                                      <a:avLst/>
                                    </a:prstGeom>
                                  </pic:spPr>
                                </pic:pic>
                              </a:graphicData>
                            </a:graphic>
                          </wp:inline>
                        </w:drawing>
                        <w:t xml:space="preserve">Figure </w:t>
                      </w:r>
                      <w:r>
                        <w:rPr/>
                        <w:fldChar w:fldCharType="begin"/>
                      </w:r>
                      <w:r>
                        <w:rPr/>
                        <w:instrText> SEQ Figure \* ARABIC </w:instrText>
                      </w:r>
                      <w:r>
                        <w:rPr/>
                        <w:fldChar w:fldCharType="separate"/>
                      </w:r>
                      <w:r>
                        <w:rPr/>
                        <w:t>7</w:t>
                      </w:r>
                      <w:r>
                        <w:rPr/>
                        <w:fldChar w:fldCharType="end"/>
                      </w:r>
                      <w:r>
                        <w:rPr/>
                        <w:t xml:space="preserve">: MicroXRCEAgent </w:t>
                      </w:r>
                      <w:r>
                        <w:rPr/>
                        <w:t>scheme</w:t>
                      </w:r>
                    </w:p>
                    <w:p>
                      <w:pPr>
                        <w:pStyle w:val="TextBody"/>
                        <w:numPr>
                          <w:ilvl w:val="0"/>
                          <w:numId w:val="2"/>
                        </w:numPr>
                        <w:spacing w:before="0" w:after="140"/>
                        <w:ind w:left="0" w:right="0" w:hanging="1889"/>
                        <w:rPr/>
                      </w:pPr>
                      <w:r>
                        <w:rPr/>
                        <w:t>f</w:t>
                      </w:r>
                      <w:r>
                        <w:rPr/>
                        <w:t xml:space="preserve">light controller on the left and companion </w:t>
                      </w:r>
                      <w:r>
                        <w:rPr>
                          <w:rFonts w:cs="Lohit Devanagari"/>
                          <w:i/>
                          <w:iCs/>
                          <w:sz w:val="24"/>
                          <w:szCs w:val="24"/>
                        </w:rPr>
                        <w:t>board</w:t>
                      </w:r>
                      <w:r>
                        <w:rPr/>
                        <w:t xml:space="preserve"> on the right</w:t>
                      </w:r>
                    </w:p>
                  </w:txbxContent>
                </v:textbox>
                <w10:wrap type="square" side="largest"/>
              </v:rect>
            </w:pict>
          </mc:Fallback>
        </mc:AlternateContent>
      </w:r>
    </w:p>
    <w:p>
      <w:pPr>
        <w:pStyle w:val="TextBody"/>
        <w:numPr>
          <w:ilvl w:val="0"/>
          <w:numId w:val="2"/>
        </w:numPr>
        <w:ind w:left="0" w:right="0" w:hanging="1889"/>
        <w:rPr>
          <w:rFonts w:ascii="Times New Roman" w:hAnsi="Times New Roman"/>
          <w:sz w:val="22"/>
          <w:szCs w:val="22"/>
          <w:lang w:val="en-US"/>
        </w:rPr>
      </w:pPr>
      <w:r>
        <w:rPr>
          <w:rFonts w:ascii="Times New Roman" w:hAnsi="Times New Roman"/>
          <w:sz w:val="22"/>
          <w:szCs w:val="22"/>
          <w:lang w:val="en-US"/>
        </w:rPr>
      </w:r>
    </w:p>
    <w:p>
      <w:pPr>
        <w:pStyle w:val="TextBody"/>
        <w:numPr>
          <w:ilvl w:val="0"/>
          <w:numId w:val="2"/>
        </w:numPr>
        <w:ind w:left="0" w:right="0" w:hanging="1889"/>
        <w:rPr>
          <w:rFonts w:ascii="Times New Roman" w:hAnsi="Times New Roman"/>
          <w:sz w:val="22"/>
          <w:szCs w:val="22"/>
          <w:lang w:val="en-US"/>
        </w:rPr>
      </w:pPr>
      <w:r>
        <w:rPr>
          <w:rFonts w:ascii="Times New Roman" w:hAnsi="Times New Roman"/>
          <w:sz w:val="22"/>
          <w:szCs w:val="22"/>
          <w:lang w:val="en-US"/>
        </w:rPr>
        <w:t>For this particular use case a custom firmware was build to access particular information like land detection, battery status.</w:t>
      </w:r>
    </w:p>
    <w:p>
      <w:pPr>
        <w:pStyle w:val="TextBody"/>
        <w:numPr>
          <w:ilvl w:val="0"/>
          <w:numId w:val="0"/>
        </w:numPr>
        <w:ind w:left="-1889" w:right="0" w:hanging="0"/>
        <w:rPr>
          <w:rFonts w:ascii="Times New Roman" w:hAnsi="Times New Roman"/>
          <w:sz w:val="22"/>
          <w:szCs w:val="22"/>
          <w:lang w:val="en-US"/>
        </w:rPr>
      </w:pPr>
      <w:r>
        <w:rPr>
          <w:rFonts w:ascii="Times New Roman" w:hAnsi="Times New Roman"/>
          <w:sz w:val="22"/>
          <w:szCs w:val="22"/>
          <w:lang w:val="en-US"/>
        </w:rPr>
      </w:r>
    </w:p>
    <w:p>
      <w:pPr>
        <w:pStyle w:val="Normal"/>
        <w:keepNext w:val="true"/>
        <w:widowControl w:val="false"/>
        <w:numPr>
          <w:ilvl w:val="0"/>
          <w:numId w:val="0"/>
        </w:numPr>
        <w:tabs>
          <w:tab w:val="clear" w:pos="708"/>
          <w:tab w:val="left" w:pos="360" w:leader="none"/>
        </w:tabs>
        <w:suppressAutoHyphens w:val="true"/>
        <w:spacing w:before="288" w:after="29"/>
        <w:ind w:left="1926" w:right="0" w:hanging="0"/>
        <w:jc w:val="both"/>
        <w:textAlignment w:val="baseline"/>
        <w:outlineLvl w:val="1"/>
        <w:rPr>
          <w:lang w:val="en-US"/>
        </w:rPr>
      </w:pPr>
      <w:bookmarkStart w:id="37" w:name="__RefHeading___Toc6803_1235905857"/>
      <w:bookmarkEnd w:id="37"/>
      <w:r>
        <w:rPr>
          <w:rFonts w:ascii="Times New Roman" w:hAnsi="Times New Roman"/>
          <w:b w:val="false"/>
          <w:bCs w:val="false"/>
          <w:color w:val="000000"/>
          <w:kern w:val="2"/>
          <w:sz w:val="28"/>
          <w:szCs w:val="28"/>
          <w:highlight w:val="white"/>
          <w:lang w:val="en-US" w:eastAsia="zh-CN" w:bidi="hi-IN"/>
        </w:rPr>
        <w:t>3</w:t>
      </w:r>
      <w:r>
        <w:rPr>
          <w:rFonts w:ascii="Times New Roman" w:hAnsi="Times New Roman"/>
          <w:b w:val="false"/>
          <w:bCs w:val="false"/>
          <w:color w:val="000000"/>
          <w:kern w:val="2"/>
          <w:sz w:val="28"/>
          <w:szCs w:val="28"/>
          <w:highlight w:val="white"/>
          <w:lang w:val="en-US" w:eastAsia="zh-CN" w:bidi="hi-IN"/>
        </w:rPr>
        <w:t>.</w:t>
      </w:r>
      <w:r>
        <w:rPr>
          <w:rFonts w:ascii="Times New Roman" w:hAnsi="Times New Roman"/>
          <w:b w:val="false"/>
          <w:bCs w:val="false"/>
          <w:color w:val="000000"/>
          <w:kern w:val="2"/>
          <w:sz w:val="28"/>
          <w:szCs w:val="28"/>
          <w:highlight w:val="white"/>
          <w:lang w:val="en-US" w:eastAsia="zh-CN" w:bidi="hi-IN"/>
        </w:rPr>
        <w:t>3</w:t>
      </w:r>
      <w:r>
        <w:rPr>
          <w:rFonts w:ascii="Times New Roman" w:hAnsi="Times New Roman"/>
          <w:b w:val="false"/>
          <w:bCs w:val="false"/>
          <w:color w:val="000000"/>
          <w:kern w:val="2"/>
          <w:sz w:val="28"/>
          <w:szCs w:val="28"/>
          <w:highlight w:val="white"/>
          <w:lang w:val="en-US" w:eastAsia="zh-CN" w:bidi="hi-IN"/>
        </w:rPr>
        <w:t xml:space="preserve"> </w:t>
      </w:r>
      <w:r>
        <w:rPr>
          <w:rFonts w:ascii="Times New Roman" w:hAnsi="Times New Roman"/>
          <w:b/>
          <w:bCs/>
          <w:color w:val="000000"/>
          <w:kern w:val="2"/>
          <w:sz w:val="28"/>
          <w:szCs w:val="28"/>
          <w:highlight w:val="white"/>
          <w:lang w:val="en-US" w:eastAsia="zh-CN" w:bidi="hi-IN"/>
        </w:rPr>
        <w:t>Commander</w:t>
      </w:r>
    </w:p>
    <w:p>
      <w:pPr>
        <w:pStyle w:val="TextBody"/>
        <w:numPr>
          <w:ilvl w:val="0"/>
          <w:numId w:val="0"/>
        </w:numPr>
        <w:ind w:left="1782" w:right="0" w:hanging="0"/>
        <w:rPr>
          <w:lang w:val="en-US"/>
        </w:rPr>
      </w:pPr>
      <w:r>
        <w:rPr>
          <w:rFonts w:ascii="Times New Roman" w:hAnsi="Times New Roman"/>
          <w:color w:val="000000"/>
          <w:kern w:val="2"/>
          <w:sz w:val="22"/>
          <w:szCs w:val="22"/>
          <w:highlight w:val="white"/>
          <w:lang w:val="en-US" w:eastAsia="zh-CN" w:bidi="hi-IN"/>
        </w:rPr>
        <w:t>Th</w:t>
      </w:r>
      <w:r>
        <w:rPr>
          <w:rFonts w:ascii="Times New Roman" w:hAnsi="Times New Roman"/>
          <w:color w:val="000000"/>
          <w:kern w:val="2"/>
          <w:sz w:val="22"/>
          <w:szCs w:val="22"/>
          <w:highlight w:val="white"/>
          <w:lang w:val="en-US" w:eastAsia="zh-CN" w:bidi="hi-IN"/>
        </w:rPr>
        <w:t>e</w:t>
      </w:r>
      <w:r>
        <w:rPr>
          <w:rFonts w:ascii="Times New Roman" w:hAnsi="Times New Roman"/>
          <w:b w:val="false"/>
          <w:bCs w:val="false"/>
          <w:color w:val="000000"/>
          <w:kern w:val="2"/>
          <w:sz w:val="22"/>
          <w:szCs w:val="22"/>
          <w:highlight w:val="white"/>
          <w:lang w:val="en-US" w:eastAsia="zh-CN" w:bidi="hi-IN"/>
        </w:rPr>
        <w:t xml:space="preserve"> commander computer i</w:t>
      </w:r>
      <w:r>
        <w:rPr>
          <w:rFonts w:ascii="Times New Roman" w:hAnsi="Times New Roman"/>
          <w:b w:val="false"/>
          <w:bCs w:val="false"/>
          <w:color w:val="000000"/>
          <w:kern w:val="2"/>
          <w:sz w:val="22"/>
          <w:szCs w:val="22"/>
          <w:highlight w:val="white"/>
          <w:lang w:val="en-US" w:eastAsia="zh-CN" w:bidi="hi-IN"/>
        </w:rPr>
        <w:t>s the main computer from where the drone is controlled, it’s role is to run the following software:</w:t>
      </w:r>
    </w:p>
    <w:p>
      <w:pPr>
        <w:pStyle w:val="Normal"/>
        <w:keepNext w:val="true"/>
        <w:widowControl w:val="false"/>
        <w:numPr>
          <w:ilvl w:val="0"/>
          <w:numId w:val="0"/>
        </w:numPr>
        <w:tabs>
          <w:tab w:val="clear" w:pos="708"/>
          <w:tab w:val="left" w:pos="360" w:leader="none"/>
        </w:tabs>
        <w:suppressAutoHyphens w:val="true"/>
        <w:spacing w:before="144" w:after="29"/>
        <w:ind w:left="2070" w:right="0" w:hanging="0"/>
        <w:textAlignment w:val="baseline"/>
        <w:outlineLvl w:val="2"/>
        <w:rPr/>
      </w:pPr>
      <w:bookmarkStart w:id="38" w:name="__RefHeading___Toc6866_1235905857"/>
      <w:bookmarkEnd w:id="38"/>
      <w:r>
        <w:rPr>
          <w:rFonts w:ascii="Times New Roman" w:hAnsi="Times New Roman"/>
          <w:b w:val="false"/>
          <w:bCs w:val="false"/>
          <w:kern w:val="2"/>
          <w:sz w:val="28"/>
          <w:szCs w:val="28"/>
          <w:lang w:val="en-US" w:eastAsia="zh-CN" w:bidi="hi-IN"/>
        </w:rPr>
        <w:t>3</w:t>
      </w:r>
      <w:r>
        <w:rPr>
          <w:rFonts w:ascii="Times New Roman" w:hAnsi="Times New Roman"/>
          <w:b w:val="false"/>
          <w:bCs w:val="false"/>
          <w:kern w:val="2"/>
          <w:sz w:val="28"/>
          <w:szCs w:val="28"/>
          <w:lang w:val="en-US" w:eastAsia="zh-CN" w:bidi="hi-IN"/>
        </w:rPr>
        <w:t>.</w:t>
      </w:r>
      <w:r>
        <w:rPr>
          <w:rFonts w:ascii="Times New Roman" w:hAnsi="Times New Roman"/>
          <w:b w:val="false"/>
          <w:bCs w:val="false"/>
          <w:kern w:val="2"/>
          <w:sz w:val="28"/>
          <w:szCs w:val="28"/>
          <w:lang w:val="en-US" w:eastAsia="zh-CN" w:bidi="hi-IN"/>
        </w:rPr>
        <w:t xml:space="preserve">3.1 </w:t>
      </w:r>
      <w:r>
        <w:rPr>
          <w:rFonts w:ascii="Times New Roman" w:hAnsi="Times New Roman"/>
          <w:b/>
          <w:bCs/>
          <w:kern w:val="2"/>
          <w:sz w:val="28"/>
          <w:szCs w:val="28"/>
          <w:lang w:val="en-US" w:eastAsia="zh-CN" w:bidi="hi-IN"/>
        </w:rPr>
        <w:t>px4-py.py</w:t>
      </w:r>
    </w:p>
    <w:p>
      <w:pPr>
        <w:pStyle w:val="TextBody"/>
        <w:numPr>
          <w:ilvl w:val="0"/>
          <w:numId w:val="0"/>
        </w:numPr>
        <w:ind w:left="2358" w:right="0" w:hanging="0"/>
        <w:rPr>
          <w:lang w:val="en-US"/>
        </w:rPr>
      </w:pPr>
      <w:r>
        <w:rPr>
          <w:rFonts w:ascii="Times New Roman" w:hAnsi="Times New Roman"/>
          <w:b w:val="false"/>
          <w:bCs w:val="false"/>
          <w:sz w:val="22"/>
          <w:szCs w:val="22"/>
          <w:lang w:val="en-US"/>
        </w:rPr>
        <w:t xml:space="preserve">(also known as </w:t>
      </w:r>
      <w:r>
        <w:rPr>
          <w:rFonts w:ascii="Times New Roman" w:hAnsi="Times New Roman"/>
          <w:b/>
          <w:bCs/>
          <w:sz w:val="22"/>
          <w:szCs w:val="22"/>
          <w:lang w:val="en-US"/>
        </w:rPr>
        <w:t>controller</w:t>
      </w:r>
      <w:r>
        <w:rPr>
          <w:rFonts w:ascii="Times New Roman" w:hAnsi="Times New Roman"/>
          <w:b w:val="false"/>
          <w:bCs w:val="false"/>
          <w:sz w:val="22"/>
          <w:szCs w:val="22"/>
          <w:lang w:val="en-US"/>
        </w:rPr>
        <w:t xml:space="preserve"> from  her on) </w:t>
      </w:r>
      <w:r>
        <w:rPr>
          <w:rFonts w:ascii="Times New Roman" w:hAnsi="Times New Roman"/>
          <w:b w:val="false"/>
          <w:bCs w:val="false"/>
          <w:sz w:val="22"/>
          <w:szCs w:val="22"/>
          <w:lang w:val="en-US"/>
        </w:rPr>
        <w:t>T</w:t>
      </w:r>
      <w:r>
        <w:rPr>
          <w:rFonts w:ascii="Times New Roman" w:hAnsi="Times New Roman"/>
          <w:b w:val="false"/>
          <w:bCs w:val="false"/>
          <w:sz w:val="22"/>
          <w:szCs w:val="22"/>
          <w:lang w:val="en-US"/>
        </w:rPr>
        <w:t xml:space="preserve">he main </w:t>
      </w:r>
      <w:r>
        <w:rPr>
          <w:rFonts w:ascii="Times New Roman" w:hAnsi="Times New Roman"/>
          <w:b w:val="false"/>
          <w:bCs w:val="false"/>
          <w:sz w:val="22"/>
          <w:szCs w:val="22"/>
          <w:lang w:val="en-US"/>
        </w:rPr>
        <w:t>process</w:t>
      </w:r>
      <w:r>
        <w:rPr>
          <w:rFonts w:ascii="Times New Roman" w:hAnsi="Times New Roman"/>
          <w:b w:val="false"/>
          <w:bCs w:val="false"/>
          <w:sz w:val="22"/>
          <w:szCs w:val="22"/>
          <w:lang w:val="en-US"/>
        </w:rPr>
        <w:t xml:space="preserve"> of the system, </w:t>
      </w:r>
      <w:r>
        <w:rPr>
          <w:rFonts w:ascii="Times New Roman" w:hAnsi="Times New Roman"/>
          <w:b w:val="false"/>
          <w:bCs w:val="false"/>
          <w:sz w:val="22"/>
          <w:szCs w:val="22"/>
          <w:lang w:val="en-US"/>
        </w:rPr>
        <w:t>keeps the connection with the companion</w:t>
      </w:r>
      <w:r>
        <w:rPr>
          <w:rFonts w:ascii="Times New Roman" w:hAnsi="Times New Roman"/>
          <w:b w:val="false"/>
          <w:bCs w:val="false"/>
          <w:sz w:val="22"/>
          <w:szCs w:val="22"/>
          <w:lang w:val="en-US"/>
        </w:rPr>
        <w:t xml:space="preserve">, receives </w:t>
      </w:r>
      <w:r>
        <w:rPr>
          <w:rFonts w:ascii="Times New Roman" w:hAnsi="Times New Roman"/>
          <w:b w:val="false"/>
          <w:bCs w:val="false"/>
          <w:color w:val="000000"/>
          <w:sz w:val="22"/>
          <w:szCs w:val="22"/>
          <w:lang w:val="en-US" w:eastAsia="en-US"/>
        </w:rPr>
        <w:t>updates on position, velocity, status etc. from the companion, receives data from the GUI, and most importantly elaborates all the data and messages to produce an action to send to the drone.</w:t>
      </w:r>
    </w:p>
    <w:p>
      <w:pPr>
        <w:pStyle w:val="TextBody"/>
        <w:numPr>
          <w:ilvl w:val="0"/>
          <w:numId w:val="0"/>
        </w:numPr>
        <w:ind w:left="2358" w:right="0" w:hanging="0"/>
        <w:rPr>
          <w:lang w:val="en-US"/>
        </w:rPr>
      </w:pPr>
      <w:r>
        <w:rPr>
          <w:rFonts w:ascii="Times New Roman" w:hAnsi="Times New Roman"/>
          <w:b w:val="false"/>
          <w:bCs w:val="false"/>
          <w:color w:val="000000"/>
          <w:sz w:val="22"/>
          <w:szCs w:val="22"/>
          <w:lang w:val="en-US" w:eastAsia="en-US"/>
        </w:rPr>
        <w:t>T</w:t>
      </w:r>
      <w:r>
        <w:rPr>
          <w:rFonts w:ascii="Times New Roman" w:hAnsi="Times New Roman"/>
          <w:b w:val="false"/>
          <w:bCs w:val="false"/>
          <w:color w:val="000000"/>
          <w:sz w:val="22"/>
          <w:szCs w:val="22"/>
          <w:lang w:val="en-US" w:eastAsia="en-US"/>
        </w:rPr>
        <w:t xml:space="preserve">o control the companion, a 2 Hz message must be kept alive, this signal tells the companion that the connection is healthy and sets the PX4 mode to </w:t>
      </w:r>
      <w:r>
        <w:rPr>
          <w:rFonts w:ascii="Times New Roman" w:hAnsi="Times New Roman"/>
          <w:b/>
          <w:bCs/>
          <w:color w:val="000000"/>
          <w:sz w:val="22"/>
          <w:szCs w:val="22"/>
          <w:lang w:val="en-US" w:eastAsia="en-US"/>
        </w:rPr>
        <w:t>Offboard</w:t>
      </w:r>
      <w:r>
        <w:rPr>
          <w:rFonts w:ascii="Times New Roman" w:hAnsi="Times New Roman"/>
          <w:b w:val="false"/>
          <w:bCs w:val="false"/>
          <w:color w:val="000000"/>
          <w:sz w:val="22"/>
          <w:szCs w:val="22"/>
          <w:lang w:val="en-US" w:eastAsia="en-US"/>
        </w:rPr>
        <w:t>, this mode allows the drone to be controlled remotely without a radio.</w:t>
      </w:r>
    </w:p>
    <w:p>
      <w:pPr>
        <w:pStyle w:val="TextBody"/>
        <w:numPr>
          <w:ilvl w:val="0"/>
          <w:numId w:val="0"/>
        </w:numPr>
        <w:ind w:left="2358" w:right="0" w:hanging="0"/>
        <w:rPr/>
      </w:pPr>
      <w:r>
        <w:rPr>
          <w:rFonts w:ascii="Times New Roman" w:hAnsi="Times New Roman"/>
          <w:b w:val="false"/>
          <w:bCs w:val="false"/>
          <w:color w:val="000000"/>
          <w:sz w:val="22"/>
          <w:szCs w:val="22"/>
          <w:lang w:val="en-US" w:eastAsia="en-US"/>
        </w:rPr>
        <w:t xml:space="preserve">This process is </w:t>
      </w:r>
      <w:r>
        <w:rPr>
          <w:rFonts w:ascii="Times New Roman" w:hAnsi="Times New Roman"/>
          <w:b w:val="false"/>
          <w:bCs w:val="false"/>
          <w:color w:val="000000"/>
          <w:sz w:val="22"/>
          <w:szCs w:val="22"/>
          <w:lang w:val="en-US" w:eastAsia="en-US"/>
        </w:rPr>
        <w:t>an infinite loop with callbacks</w:t>
      </w:r>
      <w:r>
        <w:rPr>
          <w:rFonts w:ascii="Times New Roman" w:hAnsi="Times New Roman"/>
          <w:b w:val="false"/>
          <w:bCs w:val="false"/>
          <w:color w:val="000000"/>
          <w:sz w:val="22"/>
          <w:szCs w:val="22"/>
          <w:lang w:val="en-US" w:eastAsia="en-US"/>
        </w:rPr>
        <w:t xml:space="preserve"> when a new message </w:t>
      </w:r>
      <w:r>
        <w:rPr>
          <w:rFonts w:ascii="Times New Roman" w:hAnsi="Times New Roman"/>
          <w:b w:val="false"/>
          <w:bCs w:val="false"/>
          <w:color w:val="000000"/>
          <w:sz w:val="22"/>
          <w:szCs w:val="22"/>
          <w:lang w:val="en-US" w:eastAsia="en-US"/>
        </w:rPr>
        <w:t xml:space="preserve">from the drone </w:t>
      </w:r>
      <w:r>
        <w:rPr>
          <w:rFonts w:ascii="Times New Roman" w:hAnsi="Times New Roman"/>
          <w:b w:val="false"/>
          <w:bCs w:val="false"/>
          <w:color w:val="000000"/>
          <w:sz w:val="22"/>
          <w:szCs w:val="22"/>
          <w:lang w:val="en-US" w:eastAsia="en-US"/>
        </w:rPr>
        <w:t xml:space="preserve">is </w:t>
      </w:r>
      <w:r>
        <w:rPr>
          <w:rFonts w:ascii="Times New Roman" w:hAnsi="Times New Roman"/>
          <w:b w:val="false"/>
          <w:bCs w:val="false"/>
          <w:color w:val="000000"/>
          <w:sz w:val="22"/>
          <w:szCs w:val="22"/>
          <w:lang w:val="en-US" w:eastAsia="en-US"/>
        </w:rPr>
        <w:t>d</w:t>
      </w:r>
      <w:r>
        <w:rPr>
          <w:rFonts w:ascii="Times New Roman" w:hAnsi="Times New Roman"/>
          <w:b w:val="false"/>
          <w:bCs w:val="false"/>
          <w:color w:val="000000"/>
          <w:sz w:val="22"/>
          <w:szCs w:val="22"/>
          <w:lang w:val="en-US" w:eastAsia="en-US"/>
        </w:rPr>
        <w:t xml:space="preserve">etected, the main class </w:t>
      </w:r>
      <w:r>
        <w:rPr>
          <w:rFonts w:ascii="Times New Roman" w:hAnsi="Times New Roman"/>
          <w:b w:val="false"/>
          <w:bCs w:val="false"/>
          <w:color w:val="000000"/>
          <w:sz w:val="22"/>
          <w:szCs w:val="22"/>
          <w:highlight w:val="yellow"/>
          <w:lang w:val="en-US" w:eastAsia="en-US"/>
        </w:rPr>
        <w:t>OffboardControl(Node)</w:t>
      </w:r>
      <w:r>
        <w:rPr>
          <w:rFonts w:ascii="Times New Roman" w:hAnsi="Times New Roman"/>
          <w:b w:val="false"/>
          <w:bCs w:val="false"/>
          <w:color w:val="CCCCCC"/>
          <w:sz w:val="22"/>
          <w:szCs w:val="22"/>
          <w:lang w:val="en-US" w:eastAsia="en-US"/>
        </w:rPr>
        <w:t xml:space="preserve"> </w:t>
      </w:r>
      <w:r>
        <w:rPr>
          <w:rFonts w:ascii="Times New Roman" w:hAnsi="Times New Roman"/>
          <w:b w:val="false"/>
          <w:bCs w:val="false"/>
          <w:color w:val="000000"/>
          <w:sz w:val="22"/>
          <w:szCs w:val="22"/>
          <w:lang w:val="en-US" w:eastAsia="en-US"/>
        </w:rPr>
        <w:t>keeps a record of the lates</w:t>
      </w:r>
      <w:r>
        <w:rPr>
          <w:rFonts w:ascii="Times New Roman" w:hAnsi="Times New Roman"/>
          <w:b w:val="false"/>
          <w:bCs w:val="false"/>
          <w:color w:val="000000"/>
          <w:sz w:val="22"/>
          <w:szCs w:val="22"/>
          <w:lang w:val="en-US" w:eastAsia="en-US"/>
        </w:rPr>
        <w:t>t</w:t>
      </w:r>
      <w:r>
        <w:rPr>
          <w:rFonts w:ascii="Times New Roman" w:hAnsi="Times New Roman"/>
          <w:b w:val="false"/>
          <w:bCs w:val="false"/>
          <w:color w:val="000000"/>
          <w:sz w:val="22"/>
          <w:szCs w:val="22"/>
          <w:lang w:val="en-US" w:eastAsia="en-US"/>
        </w:rPr>
        <w:t xml:space="preserve"> received</w:t>
      </w:r>
      <w:r>
        <w:rPr>
          <w:rFonts w:ascii="Times New Roman" w:hAnsi="Times New Roman"/>
          <w:b w:val="false"/>
          <w:bCs w:val="false"/>
          <w:color w:val="000000"/>
          <w:sz w:val="22"/>
          <w:szCs w:val="22"/>
          <w:lang w:val="en-US" w:eastAsia="en-US"/>
        </w:rPr>
        <w:t xml:space="preserve"> in global variables so any part of the system has access to them.</w:t>
      </w:r>
    </w:p>
    <w:p>
      <w:pPr>
        <w:pStyle w:val="TextBody"/>
        <w:numPr>
          <w:ilvl w:val="0"/>
          <w:numId w:val="0"/>
        </w:numPr>
        <w:ind w:left="2358" w:right="0" w:hanging="0"/>
        <w:rPr/>
      </w:pPr>
      <w:r>
        <w:rPr>
          <w:rFonts w:ascii="Times New Roman" w:hAnsi="Times New Roman"/>
          <w:b w:val="false"/>
          <w:bCs w:val="false"/>
          <w:color w:val="000000"/>
          <w:sz w:val="22"/>
          <w:szCs w:val="22"/>
          <w:lang w:val="en-US" w:eastAsia="en-US"/>
        </w:rPr>
        <w:t>T</w:t>
      </w:r>
      <w:r>
        <w:rPr>
          <w:rFonts w:ascii="Times New Roman" w:hAnsi="Times New Roman"/>
          <w:b w:val="false"/>
          <w:bCs w:val="false"/>
          <w:color w:val="000000"/>
          <w:sz w:val="22"/>
          <w:szCs w:val="22"/>
          <w:lang w:val="en-US" w:eastAsia="en-US"/>
        </w:rPr>
        <w:t xml:space="preserve">asks and actions are processed in separate threads and only one action can be executed </w:t>
      </w:r>
      <w:bookmarkStart w:id="39" w:name="tw-target-text"/>
      <w:bookmarkEnd w:id="39"/>
      <w:r>
        <w:rPr>
          <w:rFonts w:ascii="Times New Roman" w:hAnsi="Times New Roman"/>
          <w:b w:val="false"/>
          <w:bCs w:val="false"/>
          <w:i w:val="false"/>
          <w:caps w:val="false"/>
          <w:smallCaps w:val="false"/>
          <w:color w:val="000000"/>
          <w:spacing w:val="0"/>
          <w:sz w:val="22"/>
          <w:szCs w:val="22"/>
          <w:lang w:val="en-US" w:eastAsia="en-US"/>
        </w:rPr>
        <w:t>at a time</w:t>
      </w:r>
      <w:r>
        <w:rPr>
          <w:rFonts w:ascii="Times New Roman" w:hAnsi="Times New Roman"/>
          <w:b w:val="false"/>
          <w:bCs w:val="false"/>
          <w:i w:val="false"/>
          <w:caps w:val="false"/>
          <w:smallCaps w:val="false"/>
          <w:color w:val="000000"/>
          <w:spacing w:val="0"/>
          <w:sz w:val="22"/>
          <w:szCs w:val="22"/>
          <w:lang w:val="en-US" w:eastAsia="en-US"/>
        </w:rPr>
        <w:t>, if a new actions comes, the previous one is canceled.</w:t>
      </w:r>
    </w:p>
    <w:p>
      <w:pPr>
        <w:pStyle w:val="TextBody"/>
        <w:numPr>
          <w:ilvl w:val="0"/>
          <w:numId w:val="0"/>
        </w:numPr>
        <w:ind w:left="2358" w:right="0" w:hanging="0"/>
        <w:rPr>
          <w:lang w:val="en-US"/>
        </w:rPr>
      </w:pPr>
      <w:r>
        <w:rPr>
          <w:rFonts w:ascii="Times New Roman" w:hAnsi="Times New Roman"/>
          <w:b w:val="false"/>
          <w:bCs w:val="false"/>
          <w:color w:val="000000"/>
          <w:sz w:val="22"/>
          <w:szCs w:val="22"/>
          <w:lang w:val="en-US" w:eastAsia="en-US"/>
        </w:rPr>
        <w:t xml:space="preserve">Some actions are simply redirected to the companion (like arm, </w:t>
      </w:r>
      <w:r>
        <w:rPr>
          <w:rFonts w:ascii="Times New Roman" w:hAnsi="Times New Roman"/>
          <w:b w:val="false"/>
          <w:bCs w:val="false"/>
          <w:color w:val="000000"/>
          <w:sz w:val="22"/>
          <w:szCs w:val="22"/>
          <w:lang w:val="en-US" w:eastAsia="en-US"/>
        </w:rPr>
        <w:t>disarm, shutdown</w:t>
      </w:r>
      <w:r>
        <w:rPr>
          <w:rFonts w:ascii="Times New Roman" w:hAnsi="Times New Roman"/>
          <w:b w:val="false"/>
          <w:bCs w:val="false"/>
          <w:color w:val="000000"/>
          <w:sz w:val="22"/>
          <w:szCs w:val="22"/>
          <w:lang w:val="en-US" w:eastAsia="en-US"/>
        </w:rPr>
        <w:t xml:space="preserve">), </w:t>
      </w:r>
      <w:r>
        <w:rPr>
          <w:rFonts w:ascii="Times New Roman" w:hAnsi="Times New Roman"/>
          <w:b w:val="false"/>
          <w:bCs w:val="false"/>
          <w:color w:val="000000"/>
          <w:sz w:val="22"/>
          <w:szCs w:val="22"/>
          <w:lang w:val="en-US" w:eastAsia="en-US"/>
        </w:rPr>
        <w:t xml:space="preserve">other action that continue over time start </w:t>
      </w:r>
      <w:r>
        <w:rPr>
          <w:rFonts w:ascii="Times New Roman" w:hAnsi="Times New Roman"/>
          <w:b w:val="false"/>
          <w:bCs w:val="false"/>
          <w:color w:val="000000"/>
          <w:sz w:val="22"/>
          <w:szCs w:val="22"/>
          <w:lang w:val="en-US" w:eastAsia="en-US"/>
        </w:rPr>
        <w:t>and are handled by a thread.</w:t>
      </w:r>
    </w:p>
    <w:p>
      <w:pPr>
        <w:pStyle w:val="TextBody"/>
        <w:numPr>
          <w:ilvl w:val="0"/>
          <w:numId w:val="0"/>
        </w:numPr>
        <w:ind w:left="2358" w:right="0" w:hanging="0"/>
        <w:rPr>
          <w:rFonts w:ascii="Times New Roman" w:hAnsi="Times New Roman"/>
          <w:b w:val="false"/>
          <w:b w:val="false"/>
          <w:bCs w:val="false"/>
          <w:color w:val="000000"/>
          <w:sz w:val="22"/>
          <w:szCs w:val="22"/>
          <w:lang w:val="en-US" w:eastAsia="en-US"/>
        </w:rPr>
      </w:pPr>
      <w:r>
        <w:rPr>
          <w:rFonts w:ascii="Times New Roman" w:hAnsi="Times New Roman"/>
          <w:b w:val="false"/>
          <w:bCs w:val="false"/>
          <w:color w:val="000000"/>
          <w:sz w:val="22"/>
          <w:szCs w:val="22"/>
          <w:lang w:val="en-US" w:eastAsia="en-US"/>
        </w:rPr>
        <w:t>If there is no GUI (set in config.py), it proceeds with the selected mode in the configuration file, otherwise it listens for action messages.</w:t>
      </w:r>
    </w:p>
    <w:p>
      <w:pPr>
        <w:pStyle w:val="TextBody"/>
        <w:numPr>
          <w:ilvl w:val="0"/>
          <w:numId w:val="0"/>
        </w:numPr>
        <w:ind w:left="2358" w:right="0" w:hanging="0"/>
        <w:rPr>
          <w:lang w:val="en-US"/>
        </w:rPr>
      </w:pPr>
      <w:r>
        <w:rPr>
          <w:rFonts w:ascii="Times New Roman" w:hAnsi="Times New Roman"/>
          <w:b w:val="false"/>
          <w:bCs w:val="false"/>
          <w:color w:val="000000"/>
          <w:sz w:val="22"/>
          <w:szCs w:val="22"/>
          <w:lang w:val="en-US" w:eastAsia="en-US"/>
        </w:rPr>
        <w:t>T</w:t>
      </w:r>
      <w:r>
        <w:rPr>
          <w:rFonts w:ascii="Times New Roman" w:hAnsi="Times New Roman"/>
          <w:b w:val="false"/>
          <w:bCs w:val="false"/>
          <w:color w:val="000000"/>
          <w:sz w:val="22"/>
          <w:szCs w:val="22"/>
          <w:lang w:val="en-US" w:eastAsia="en-US"/>
        </w:rPr>
        <w:t xml:space="preserve">he controller is the only one who sends </w:t>
      </w:r>
      <w:r>
        <w:rPr>
          <w:rFonts w:ascii="Times New Roman" w:hAnsi="Times New Roman"/>
          <w:b w:val="false"/>
          <w:bCs w:val="false"/>
          <w:color w:val="000000"/>
          <w:sz w:val="22"/>
          <w:szCs w:val="22"/>
          <w:lang w:val="en-US" w:eastAsia="en-US"/>
        </w:rPr>
        <w:t xml:space="preserve">commands to the companion, </w:t>
      </w:r>
      <w:r>
        <w:rPr>
          <w:rFonts w:ascii="Times New Roman" w:hAnsi="Times New Roman"/>
          <w:b w:val="false"/>
          <w:bCs w:val="false"/>
          <w:color w:val="000000"/>
          <w:sz w:val="22"/>
          <w:szCs w:val="22"/>
          <w:lang w:val="en-US" w:eastAsia="en-US"/>
        </w:rPr>
        <w:t>this way the GUI becomes an extension of the program and can be closed/relaunched at will without causing problems to the main process.</w:t>
      </w:r>
    </w:p>
    <w:p>
      <w:pPr>
        <w:pStyle w:val="TextBody"/>
        <w:numPr>
          <w:ilvl w:val="0"/>
          <w:numId w:val="0"/>
        </w:numPr>
        <w:ind w:left="2358" w:right="0" w:hanging="0"/>
        <w:rPr>
          <w:rFonts w:ascii="Times New Roman" w:hAnsi="Times New Roman"/>
          <w:b w:val="false"/>
          <w:b w:val="false"/>
          <w:bCs w:val="false"/>
          <w:color w:val="000000"/>
          <w:sz w:val="22"/>
          <w:szCs w:val="22"/>
          <w:lang w:val="en-US" w:eastAsia="en-US"/>
        </w:rPr>
      </w:pPr>
      <w:r>
        <w:rPr>
          <w:rFonts w:ascii="Times New Roman" w:hAnsi="Times New Roman"/>
          <w:b w:val="false"/>
          <w:bCs w:val="false"/>
          <w:color w:val="000000"/>
          <w:sz w:val="22"/>
          <w:szCs w:val="22"/>
          <w:lang w:val="en-US" w:eastAsia="en-US"/>
        </w:rPr>
      </w:r>
    </w:p>
    <w:p>
      <w:pPr>
        <w:pStyle w:val="Tesi"/>
        <w:rPr>
          <w:rFonts w:ascii="Times New Roman" w:hAnsi="Times New Roman"/>
          <w:b w:val="false"/>
          <w:b w:val="false"/>
          <w:bCs w:val="false"/>
          <w:color w:val="000000"/>
          <w:sz w:val="22"/>
          <w:szCs w:val="22"/>
          <w:lang w:val="en-US" w:eastAsia="en-US"/>
        </w:rPr>
      </w:pPr>
      <w:r>
        <w:rPr>
          <w:rFonts w:ascii="Times New Roman" w:hAnsi="Times New Roman"/>
          <w:b w:val="false"/>
          <w:bCs w:val="false"/>
          <w:color w:val="000000"/>
          <w:sz w:val="22"/>
          <w:szCs w:val="22"/>
          <w:lang w:val="en-US" w:eastAsia="en-US"/>
        </w:rPr>
      </w:r>
    </w:p>
    <w:p>
      <w:pPr>
        <w:pStyle w:val="Normal"/>
        <w:keepNext w:val="true"/>
        <w:widowControl w:val="false"/>
        <w:numPr>
          <w:ilvl w:val="0"/>
          <w:numId w:val="0"/>
        </w:numPr>
        <w:tabs>
          <w:tab w:val="clear" w:pos="708"/>
          <w:tab w:val="left" w:pos="360" w:leader="none"/>
        </w:tabs>
        <w:suppressAutoHyphens w:val="true"/>
        <w:spacing w:before="144" w:after="29"/>
        <w:ind w:left="2070" w:right="0" w:hanging="0"/>
        <w:textAlignment w:val="baseline"/>
        <w:outlineLvl w:val="2"/>
        <w:rPr>
          <w:lang w:val="en-US"/>
        </w:rPr>
      </w:pPr>
      <w:bookmarkStart w:id="40" w:name="__RefHeading___Toc6868_1235905857"/>
      <w:bookmarkEnd w:id="40"/>
      <w:r>
        <w:rPr>
          <w:rFonts w:ascii="Times New Roman" w:hAnsi="Times New Roman"/>
          <w:b w:val="false"/>
          <w:bCs w:val="false"/>
          <w:color w:val="000000"/>
          <w:kern w:val="2"/>
          <w:sz w:val="28"/>
          <w:szCs w:val="28"/>
          <w:lang w:val="en-US" w:eastAsia="zh-CN" w:bidi="hi-IN"/>
        </w:rPr>
        <w:t>3</w:t>
      </w:r>
      <w:r>
        <w:rPr>
          <w:rFonts w:ascii="Times New Roman" w:hAnsi="Times New Roman"/>
          <w:b w:val="false"/>
          <w:bCs w:val="false"/>
          <w:color w:val="000000"/>
          <w:kern w:val="2"/>
          <w:sz w:val="28"/>
          <w:szCs w:val="28"/>
          <w:lang w:val="en-US" w:eastAsia="zh-CN" w:bidi="hi-IN"/>
        </w:rPr>
        <w:t>.</w:t>
      </w:r>
      <w:r>
        <w:rPr>
          <w:rFonts w:ascii="Times New Roman" w:hAnsi="Times New Roman"/>
          <w:b w:val="false"/>
          <w:bCs w:val="false"/>
          <w:color w:val="000000"/>
          <w:kern w:val="2"/>
          <w:sz w:val="28"/>
          <w:szCs w:val="28"/>
          <w:lang w:val="en-US" w:eastAsia="zh-CN" w:bidi="hi-IN"/>
        </w:rPr>
        <w:t>3.2</w:t>
      </w:r>
      <w:r>
        <w:rPr>
          <w:rFonts w:ascii="Times New Roman" w:hAnsi="Times New Roman"/>
          <w:b w:val="false"/>
          <w:bCs w:val="false"/>
          <w:color w:val="000000"/>
          <w:kern w:val="2"/>
          <w:sz w:val="28"/>
          <w:szCs w:val="28"/>
          <w:lang w:val="en-US" w:eastAsia="zh-CN" w:bidi="hi-IN"/>
        </w:rPr>
        <w:t xml:space="preserve"> </w:t>
      </w:r>
      <w:r>
        <w:rPr>
          <w:rFonts w:ascii="Times New Roman" w:hAnsi="Times New Roman"/>
          <w:b/>
          <w:bCs/>
          <w:color w:val="000000"/>
          <w:kern w:val="2"/>
          <w:sz w:val="28"/>
          <w:szCs w:val="28"/>
          <w:lang w:val="en-US" w:eastAsia="zh-CN" w:bidi="hi-IN"/>
        </w:rPr>
        <w:t>gui.py</w:t>
      </w:r>
    </w:p>
    <w:p>
      <w:pPr>
        <w:pStyle w:val="TextBody"/>
        <w:numPr>
          <w:ilvl w:val="0"/>
          <w:numId w:val="2"/>
        </w:numPr>
        <w:ind w:left="0" w:right="0" w:hanging="1889"/>
        <w:rPr>
          <w:lang w:val="en-US"/>
        </w:rPr>
      </w:pPr>
      <w:bookmarkStart w:id="41" w:name="__RefHeading___Toc6870_1235905857"/>
      <w:bookmarkEnd w:id="41"/>
      <w:r>
        <w:rPr>
          <w:rFonts w:ascii="Times New Roman" w:hAnsi="Times New Roman"/>
          <w:b w:val="false"/>
          <w:bCs w:val="false"/>
          <w:color w:val="000000"/>
          <w:sz w:val="22"/>
          <w:szCs w:val="22"/>
          <w:lang w:val="en-US" w:eastAsia="en-US"/>
        </w:rPr>
        <w:t xml:space="preserve">This graphical interface is a quality of life tool that </w:t>
      </w:r>
      <w:r>
        <w:rPr>
          <w:rFonts w:ascii="Times New Roman" w:hAnsi="Times New Roman"/>
          <w:b w:val="false"/>
          <w:bCs w:val="false"/>
          <w:color w:val="000000"/>
          <w:sz w:val="22"/>
          <w:szCs w:val="22"/>
          <w:lang w:val="en-US" w:eastAsia="en-US"/>
        </w:rPr>
        <w:t>considerably speeds up testing and validation since it makes possible to interface (in a human mode) with the controller, enabling runtime changes to the operating mode without editing and restarting the whole system.</w:t>
      </w:r>
    </w:p>
    <w:p>
      <w:pPr>
        <w:pStyle w:val="TextBody"/>
        <w:numPr>
          <w:ilvl w:val="0"/>
          <w:numId w:val="2"/>
        </w:numPr>
        <w:ind w:left="0" w:right="0" w:hanging="1889"/>
        <w:rPr>
          <w:lang w:val="en-US"/>
        </w:rPr>
      </w:pPr>
      <w:r>
        <w:rPr>
          <w:rFonts w:ascii="Times New Roman" w:hAnsi="Times New Roman"/>
          <w:b w:val="false"/>
          <w:bCs w:val="false"/>
          <w:color w:val="000000"/>
          <w:sz w:val="22"/>
          <w:szCs w:val="22"/>
          <w:lang w:val="en-US" w:eastAsia="en-US"/>
        </w:rPr>
        <w:t>I</w:t>
      </w:r>
      <w:r>
        <w:rPr>
          <w:rFonts w:ascii="Times New Roman" w:hAnsi="Times New Roman"/>
          <w:b w:val="false"/>
          <w:bCs w:val="false"/>
          <w:color w:val="000000"/>
          <w:sz w:val="22"/>
          <w:szCs w:val="22"/>
          <w:lang w:val="en-US" w:eastAsia="en-US"/>
        </w:rPr>
        <w:t xml:space="preserve">t was built from scratch using the python library </w:t>
      </w:r>
      <w:r>
        <w:rPr>
          <w:rFonts w:ascii="Times New Roman" w:hAnsi="Times New Roman"/>
          <w:b w:val="false"/>
          <w:bCs w:val="false"/>
          <w:color w:val="000000"/>
          <w:sz w:val="22"/>
          <w:szCs w:val="22"/>
          <w:highlight w:val="yellow"/>
          <w:lang w:val="en-US" w:eastAsia="en-US"/>
        </w:rPr>
        <w:t>PySimpleGUI</w:t>
      </w:r>
      <w:r>
        <w:rPr>
          <w:rFonts w:ascii="Times New Roman" w:hAnsi="Times New Roman"/>
          <w:b w:val="false"/>
          <w:bCs w:val="false"/>
          <w:color w:val="000000"/>
          <w:sz w:val="22"/>
          <w:szCs w:val="22"/>
          <w:lang w:val="en-US" w:eastAsia="en-US"/>
        </w:rPr>
        <w:t xml:space="preserve"> version 4.60.5, which is free to use and the window can be passed through docker with the X11 compositor.</w:t>
      </w:r>
    </w:p>
    <w:p>
      <w:pPr>
        <w:pStyle w:val="TextBody"/>
        <w:numPr>
          <w:ilvl w:val="0"/>
          <w:numId w:val="2"/>
        </w:numPr>
        <w:ind w:left="0" w:right="0" w:hanging="1889"/>
        <w:rPr>
          <w:sz w:val="22"/>
          <w:szCs w:val="22"/>
          <w:lang w:val="en-US"/>
        </w:rPr>
      </w:pPr>
      <w:r>
        <w:rPr>
          <w:sz w:val="22"/>
          <w:szCs w:val="22"/>
          <w:lang w:val="en-US"/>
        </w:rPr>
        <w:t>It has many functionalities and offers all the relevant information on screen:</w:t>
      </w:r>
    </w:p>
    <w:p>
      <w:pPr>
        <w:pStyle w:val="TextBody"/>
        <w:numPr>
          <w:ilvl w:val="0"/>
          <w:numId w:val="6"/>
        </w:numPr>
        <w:rPr>
          <w:rFonts w:ascii="Times New Roman" w:hAnsi="Times New Roman"/>
          <w:sz w:val="22"/>
          <w:szCs w:val="22"/>
        </w:rPr>
      </w:pPr>
      <w:r>
        <w:rPr>
          <w:rFonts w:ascii="Times New Roman" w:hAnsi="Times New Roman"/>
          <w:b/>
          <w:bCs/>
          <w:sz w:val="22"/>
          <w:szCs w:val="22"/>
          <w:u w:val="none"/>
        </w:rPr>
        <w:t>A</w:t>
      </w:r>
      <w:r>
        <w:rPr>
          <w:rFonts w:ascii="Times New Roman" w:hAnsi="Times New Roman"/>
          <w:b/>
          <w:bCs/>
          <w:sz w:val="22"/>
          <w:szCs w:val="22"/>
          <w:u w:val="none"/>
        </w:rPr>
        <w:t>RM</w:t>
      </w:r>
      <w:r>
        <w:rPr>
          <w:rFonts w:ascii="Times New Roman" w:hAnsi="Times New Roman"/>
          <w:b w:val="false"/>
          <w:bCs w:val="false"/>
          <w:sz w:val="22"/>
          <w:szCs w:val="22"/>
        </w:rPr>
        <w:t xml:space="preserve"> arms the drone if the above con</w:t>
      </w:r>
      <w:r>
        <w:rPr>
          <w:rFonts w:ascii="Times New Roman" w:hAnsi="Times New Roman"/>
          <w:b w:val="false"/>
          <w:bCs w:val="false"/>
          <w:sz w:val="22"/>
          <w:szCs w:val="22"/>
        </w:rPr>
        <w:t>d</w:t>
      </w:r>
      <w:r>
        <w:rPr>
          <w:rFonts w:ascii="Times New Roman" w:hAnsi="Times New Roman"/>
          <w:b w:val="false"/>
          <w:bCs w:val="false"/>
          <w:sz w:val="22"/>
          <w:szCs w:val="22"/>
        </w:rPr>
        <w:t>itions are met</w:t>
      </w:r>
      <w:r>
        <mc:AlternateContent>
          <mc:Choice Requires="wps">
            <w:drawing>
              <wp:anchor behindDoc="0" distT="0" distB="0" distL="0" distR="0" simplePos="0" locked="0" layoutInCell="1" allowOverlap="1" relativeHeight="9">
                <wp:simplePos x="0" y="0"/>
                <wp:positionH relativeFrom="column">
                  <wp:posOffset>547370</wp:posOffset>
                </wp:positionH>
                <wp:positionV relativeFrom="paragraph">
                  <wp:posOffset>104140</wp:posOffset>
                </wp:positionV>
                <wp:extent cx="4399280" cy="4258310"/>
                <wp:effectExtent l="0" t="0" r="0" b="0"/>
                <wp:wrapTopAndBottom/>
                <wp:docPr id="23" name="Frame4"/>
                <a:graphic xmlns:a="http://schemas.openxmlformats.org/drawingml/2006/main">
                  <a:graphicData uri="http://schemas.microsoft.com/office/word/2010/wordprocessingShape">
                    <wps:wsp>
                      <wps:cNvSpPr txBox="1"/>
                      <wps:spPr>
                        <a:xfrm>
                          <a:off x="0" y="0"/>
                          <a:ext cx="4399280" cy="4258310"/>
                        </a:xfrm>
                        <a:prstGeom prst="rect"/>
                      </wps:spPr>
                      <wps:txbx>
                        <w:txbxContent>
                          <w:p>
                            <w:pPr>
                              <w:pStyle w:val="Figure"/>
                              <w:spacing w:before="120" w:after="120"/>
                              <w:rPr/>
                            </w:pPr>
                            <w:r>
                              <w:rPr/>
                              <w:drawing>
                                <wp:inline distT="0" distB="0" distL="0" distR="0">
                                  <wp:extent cx="4399280" cy="4153535"/>
                                  <wp:effectExtent l="0" t="0" r="0" b="0"/>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15"/>
                                          <a:stretch>
                                            <a:fillRect/>
                                          </a:stretch>
                                        </pic:blipFill>
                                        <pic:spPr bwMode="auto">
                                          <a:xfrm>
                                            <a:off x="0" y="0"/>
                                            <a:ext cx="4399280" cy="4153535"/>
                                          </a:xfrm>
                                          <a:prstGeom prst="rect">
                                            <a:avLst/>
                                          </a:prstGeom>
                                        </pic:spPr>
                                      </pic:pic>
                                    </a:graphicData>
                                  </a:graphic>
                                </wp:inline>
                              </w:drawing>
                              <w:t xml:space="preserve">Figure </w:t>
                            </w:r>
                            <w:r>
                              <w:rPr/>
                              <w:fldChar w:fldCharType="begin"/>
                            </w:r>
                            <w:r>
                              <w:rPr/>
                              <w:instrText> SEQ Figure \* ARABIC </w:instrText>
                            </w:r>
                            <w:r>
                              <w:rPr/>
                              <w:fldChar w:fldCharType="separate"/>
                            </w:r>
                            <w:r>
                              <w:rPr/>
                              <w:t>8</w:t>
                            </w:r>
                            <w:r>
                              <w:rPr/>
                              <w:fldChar w:fldCharType="end"/>
                            </w:r>
                            <w:r>
                              <w:rPr/>
                              <w:t xml:space="preserve">: </w:t>
                            </w:r>
                            <w:r>
                              <w:rPr/>
                              <w:t>GUI main screen</w:t>
                            </w:r>
                          </w:p>
                        </w:txbxContent>
                      </wps:txbx>
                      <wps:bodyPr anchor="t" lIns="0" tIns="0" rIns="0" bIns="0">
                        <a:noAutofit/>
                      </wps:bodyPr>
                    </wps:wsp>
                  </a:graphicData>
                </a:graphic>
              </wp:anchor>
            </w:drawing>
          </mc:Choice>
          <mc:Fallback>
            <w:pict>
              <v:rect style="position:absolute;rotation:0;width:346.4pt;height:335.3pt;mso-wrap-distance-left:0pt;mso-wrap-distance-right:0pt;mso-wrap-distance-top:0pt;mso-wrap-distance-bottom:0pt;margin-top:8.2pt;mso-position-vertical-relative:text;margin-left:43.1pt;mso-position-horizontal-relative:text">
                <v:textbox inset="0in,0in,0in,0in">
                  <w:txbxContent>
                    <w:p>
                      <w:pPr>
                        <w:pStyle w:val="Figure"/>
                        <w:spacing w:before="120" w:after="120"/>
                        <w:rPr/>
                      </w:pPr>
                      <w:r>
                        <w:rPr/>
                        <w:drawing>
                          <wp:inline distT="0" distB="0" distL="0" distR="0">
                            <wp:extent cx="4399280" cy="4153535"/>
                            <wp:effectExtent l="0" t="0" r="0" b="0"/>
                            <wp:docPr id="2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descr=""/>
                                    <pic:cNvPicPr>
                                      <a:picLocks noChangeAspect="1" noChangeArrowheads="1"/>
                                    </pic:cNvPicPr>
                                  </pic:nvPicPr>
                                  <pic:blipFill>
                                    <a:blip r:embed="rId15"/>
                                    <a:stretch>
                                      <a:fillRect/>
                                    </a:stretch>
                                  </pic:blipFill>
                                  <pic:spPr bwMode="auto">
                                    <a:xfrm>
                                      <a:off x="0" y="0"/>
                                      <a:ext cx="4399280" cy="4153535"/>
                                    </a:xfrm>
                                    <a:prstGeom prst="rect">
                                      <a:avLst/>
                                    </a:prstGeom>
                                  </pic:spPr>
                                </pic:pic>
                              </a:graphicData>
                            </a:graphic>
                          </wp:inline>
                        </w:drawing>
                        <w:t xml:space="preserve">Figure </w:t>
                      </w:r>
                      <w:r>
                        <w:rPr/>
                        <w:fldChar w:fldCharType="begin"/>
                      </w:r>
                      <w:r>
                        <w:rPr/>
                        <w:instrText> SEQ Figure \* ARABIC </w:instrText>
                      </w:r>
                      <w:r>
                        <w:rPr/>
                        <w:fldChar w:fldCharType="separate"/>
                      </w:r>
                      <w:r>
                        <w:rPr/>
                        <w:t>8</w:t>
                      </w:r>
                      <w:r>
                        <w:rPr/>
                        <w:fldChar w:fldCharType="end"/>
                      </w:r>
                      <w:r>
                        <w:rPr/>
                        <w:t xml:space="preserve">: </w:t>
                      </w:r>
                      <w:r>
                        <w:rPr/>
                        <w:t>GUI main screen</w:t>
                      </w:r>
                    </w:p>
                  </w:txbxContent>
                </v:textbox>
                <w10:wrap type="topAndBottom"/>
              </v:rect>
            </w:pict>
          </mc:Fallback>
        </mc:AlternateContent>
      </w:r>
    </w:p>
    <w:p>
      <w:pPr>
        <w:pStyle w:val="TextBody"/>
        <w:numPr>
          <w:ilvl w:val="0"/>
          <w:numId w:val="6"/>
        </w:numPr>
        <w:rPr>
          <w:rFonts w:ascii="Times New Roman" w:hAnsi="Times New Roman"/>
          <w:sz w:val="22"/>
          <w:szCs w:val="22"/>
        </w:rPr>
      </w:pPr>
      <w:r>
        <w:rPr>
          <w:rFonts w:ascii="Times New Roman" w:hAnsi="Times New Roman"/>
          <w:b/>
          <w:bCs/>
          <w:sz w:val="22"/>
          <w:szCs w:val="22"/>
        </w:rPr>
        <w:t>DISARM</w:t>
      </w:r>
      <w:r>
        <w:rPr>
          <w:rFonts w:ascii="Times New Roman" w:hAnsi="Times New Roman"/>
          <w:sz w:val="22"/>
          <w:szCs w:val="22"/>
        </w:rPr>
        <w:t xml:space="preserve"> disarms the drone before it takes off or when it landed, does not work mid flight</w:t>
      </w:r>
    </w:p>
    <w:p>
      <w:pPr>
        <w:pStyle w:val="TextBody"/>
        <w:numPr>
          <w:ilvl w:val="0"/>
          <w:numId w:val="6"/>
        </w:numPr>
        <w:rPr>
          <w:rFonts w:ascii="Times New Roman" w:hAnsi="Times New Roman"/>
          <w:sz w:val="22"/>
          <w:szCs w:val="22"/>
        </w:rPr>
      </w:pPr>
      <w:r>
        <w:rPr>
          <w:rFonts w:ascii="Times New Roman" w:hAnsi="Times New Roman"/>
          <w:b/>
          <w:bCs/>
          <w:sz w:val="22"/>
          <w:szCs w:val="22"/>
        </w:rPr>
        <w:t>TAKEOFF</w:t>
      </w:r>
      <w:r>
        <w:rPr>
          <w:rFonts w:ascii="Times New Roman" w:hAnsi="Times New Roman"/>
          <w:sz w:val="22"/>
          <w:szCs w:val="22"/>
        </w:rPr>
        <w:t xml:space="preserve"> takes of to the height declared in src/config.py by the variable takeoff_height</w:t>
      </w:r>
    </w:p>
    <w:p>
      <w:pPr>
        <w:pStyle w:val="TextBody"/>
        <w:numPr>
          <w:ilvl w:val="0"/>
          <w:numId w:val="6"/>
        </w:numPr>
        <w:rPr>
          <w:rFonts w:ascii="Times New Roman" w:hAnsi="Times New Roman"/>
          <w:sz w:val="22"/>
          <w:szCs w:val="22"/>
        </w:rPr>
      </w:pPr>
      <w:r>
        <w:rPr>
          <w:rFonts w:ascii="Times New Roman" w:hAnsi="Times New Roman"/>
          <w:b/>
          <w:bCs/>
          <w:sz w:val="22"/>
          <w:szCs w:val="22"/>
        </w:rPr>
        <w:t>LAND</w:t>
      </w:r>
      <w:r>
        <w:rPr>
          <w:rFonts w:ascii="Times New Roman" w:hAnsi="Times New Roman"/>
          <w:sz w:val="22"/>
          <w:szCs w:val="22"/>
        </w:rPr>
        <w:t xml:space="preserve"> lands at (0,0) local frame, position cannot be overrid</w:t>
      </w:r>
      <w:r>
        <w:rPr>
          <w:rFonts w:ascii="Times New Roman" w:hAnsi="Times New Roman"/>
          <w:sz w:val="22"/>
          <w:szCs w:val="22"/>
        </w:rPr>
        <w:t>d</w:t>
      </w:r>
      <w:r>
        <w:rPr>
          <w:rFonts w:ascii="Times New Roman" w:hAnsi="Times New Roman"/>
          <w:sz w:val="22"/>
          <w:szCs w:val="22"/>
        </w:rPr>
        <w:t xml:space="preserve">en, </w:t>
      </w:r>
      <w:r>
        <w:rPr>
          <w:rFonts w:ascii="Times New Roman" w:hAnsi="Times New Roman"/>
          <w:sz w:val="22"/>
          <w:szCs w:val="22"/>
        </w:rPr>
        <w:t>this is a limitation of the offboard mode because it would require a different mode to land normally on locat</w:t>
      </w:r>
      <w:r>
        <w:rPr>
          <w:rFonts w:ascii="Times New Roman" w:hAnsi="Times New Roman"/>
          <w:sz w:val="22"/>
          <w:szCs w:val="22"/>
        </w:rPr>
        <w:t>i</w:t>
      </w:r>
      <w:r>
        <w:rPr>
          <w:rFonts w:ascii="Times New Roman" w:hAnsi="Times New Roman"/>
          <w:sz w:val="22"/>
          <w:szCs w:val="22"/>
        </w:rPr>
        <w:t>on, disconnecting from the commander</w:t>
      </w:r>
    </w:p>
    <w:p>
      <w:pPr>
        <w:pStyle w:val="TextBody"/>
        <w:numPr>
          <w:ilvl w:val="0"/>
          <w:numId w:val="6"/>
        </w:numPr>
        <w:rPr>
          <w:rFonts w:ascii="Times New Roman" w:hAnsi="Times New Roman"/>
          <w:sz w:val="22"/>
          <w:szCs w:val="22"/>
        </w:rPr>
      </w:pPr>
      <w:r>
        <w:rPr>
          <w:rFonts w:ascii="Times New Roman" w:hAnsi="Times New Roman"/>
          <w:b/>
          <w:bCs/>
          <w:sz w:val="22"/>
          <w:szCs w:val="22"/>
        </w:rPr>
        <w:t>STOP</w:t>
      </w:r>
      <w:r>
        <w:rPr>
          <w:rFonts w:ascii="Times New Roman" w:hAnsi="Times New Roman"/>
          <w:sz w:val="22"/>
          <w:szCs w:val="22"/>
        </w:rPr>
        <w:t xml:space="preserve"> stops any activity and hold the position</w:t>
      </w:r>
    </w:p>
    <w:p>
      <w:pPr>
        <w:pStyle w:val="TextBody"/>
        <w:numPr>
          <w:ilvl w:val="0"/>
          <w:numId w:val="6"/>
        </w:numPr>
        <w:rPr>
          <w:rFonts w:ascii="Times New Roman" w:hAnsi="Times New Roman"/>
          <w:sz w:val="22"/>
          <w:szCs w:val="22"/>
        </w:rPr>
      </w:pPr>
      <w:r>
        <w:rPr>
          <w:rFonts w:ascii="Times New Roman" w:hAnsi="Times New Roman"/>
          <w:b/>
          <w:bCs/>
          <w:sz w:val="22"/>
          <w:szCs w:val="22"/>
        </w:rPr>
        <w:t>TEST</w:t>
      </w:r>
      <w:r>
        <w:rPr>
          <w:rFonts w:ascii="Times New Roman" w:hAnsi="Times New Roman"/>
          <w:sz w:val="22"/>
          <w:szCs w:val="22"/>
        </w:rPr>
        <w:t xml:space="preserve"> button to test features, currently lands on a random position</w:t>
      </w:r>
    </w:p>
    <w:p>
      <w:pPr>
        <w:pStyle w:val="TextBody"/>
        <w:numPr>
          <w:ilvl w:val="0"/>
          <w:numId w:val="6"/>
        </w:numPr>
        <w:rPr>
          <w:rFonts w:ascii="Times New Roman" w:hAnsi="Times New Roman"/>
          <w:sz w:val="22"/>
          <w:szCs w:val="22"/>
        </w:rPr>
      </w:pPr>
      <w:r>
        <w:rPr>
          <w:rFonts w:ascii="Times New Roman" w:hAnsi="Times New Roman"/>
          <w:b/>
          <w:bCs/>
          <w:sz w:val="22"/>
          <w:szCs w:val="22"/>
        </w:rPr>
        <w:t>KILL</w:t>
      </w:r>
      <w:r>
        <w:rPr>
          <w:rFonts w:ascii="Times New Roman" w:hAnsi="Times New Roman"/>
          <w:b w:val="false"/>
          <w:bCs w:val="false"/>
          <w:sz w:val="22"/>
          <w:szCs w:val="22"/>
        </w:rPr>
        <w:t xml:space="preserve"> emergency stop, terminates the flight immediately </w:t>
      </w:r>
      <w:r>
        <w:rPr>
          <w:rFonts w:ascii="Times New Roman" w:hAnsi="Times New Roman"/>
          <w:b w:val="false"/>
          <w:bCs w:val="false"/>
          <w:sz w:val="22"/>
          <w:szCs w:val="22"/>
        </w:rPr>
        <w:t xml:space="preserve">and stops the propellers, </w:t>
      </w:r>
      <w:r>
        <w:rPr>
          <w:rFonts w:ascii="Times New Roman" w:hAnsi="Times New Roman"/>
          <w:b w:val="false"/>
          <w:bCs w:val="false"/>
          <w:color w:val="000000"/>
          <w:sz w:val="22"/>
          <w:szCs w:val="22"/>
          <w:lang w:eastAsia="en-US"/>
        </w:rPr>
        <w:t>even</w:t>
      </w:r>
      <w:r>
        <w:rPr>
          <w:rFonts w:ascii="Times New Roman" w:hAnsi="Times New Roman"/>
          <w:b w:val="false"/>
          <w:bCs w:val="false"/>
          <w:sz w:val="22"/>
          <w:szCs w:val="22"/>
        </w:rPr>
        <w:t xml:space="preserve"> mid air</w:t>
      </w:r>
      <w:r>
        <w:rPr>
          <w:rFonts w:ascii="Times New Roman" w:hAnsi="Times New Roman"/>
          <w:b w:val="false"/>
          <w:bCs w:val="false"/>
          <w:color w:val="C9211E"/>
          <w:sz w:val="22"/>
          <w:szCs w:val="22"/>
        </w:rPr>
        <w:t xml:space="preserve"> </w:t>
      </w:r>
      <w:r>
        <w:rPr>
          <w:rFonts w:ascii="Times New Roman" w:hAnsi="Times New Roman"/>
          <w:b w:val="false"/>
          <w:bCs w:val="false"/>
          <w:color w:val="C9211E"/>
          <w:sz w:val="22"/>
          <w:szCs w:val="22"/>
        </w:rPr>
        <w:t>(</w:t>
      </w:r>
      <w:r>
        <w:rPr>
          <w:rFonts w:ascii="Times New Roman" w:hAnsi="Times New Roman"/>
          <w:b w:val="false"/>
          <w:bCs w:val="false"/>
          <w:color w:val="C9211E"/>
          <w:sz w:val="22"/>
          <w:szCs w:val="22"/>
        </w:rPr>
        <w:t>USE WITH CAUTION</w:t>
      </w:r>
      <w:r>
        <w:rPr>
          <w:rFonts w:ascii="Times New Roman" w:hAnsi="Times New Roman"/>
          <w:b w:val="false"/>
          <w:bCs w:val="false"/>
          <w:color w:val="C9211E"/>
          <w:sz w:val="22"/>
          <w:szCs w:val="22"/>
        </w:rPr>
        <w:t>)</w:t>
      </w:r>
    </w:p>
    <w:p>
      <w:pPr>
        <w:pStyle w:val="TextBody"/>
        <w:numPr>
          <w:ilvl w:val="0"/>
          <w:numId w:val="6"/>
        </w:numPr>
        <w:rPr>
          <w:rFonts w:ascii="Times New Roman" w:hAnsi="Times New Roman"/>
          <w:sz w:val="22"/>
          <w:szCs w:val="22"/>
        </w:rPr>
      </w:pPr>
      <w:r>
        <w:rPr>
          <w:rFonts w:ascii="Times New Roman" w:hAnsi="Times New Roman"/>
          <w:b/>
          <w:bCs/>
          <w:sz w:val="22"/>
          <w:szCs w:val="22"/>
        </w:rPr>
        <w:t>SPIN</w:t>
      </w:r>
      <w:r>
        <w:rPr>
          <w:rFonts w:ascii="Times New Roman" w:hAnsi="Times New Roman"/>
          <w:b w:val="false"/>
          <w:bCs w:val="false"/>
          <w:sz w:val="22"/>
          <w:szCs w:val="22"/>
        </w:rPr>
        <w:t xml:space="preserve"> spin on self </w:t>
      </w:r>
      <w:r>
        <w:rPr>
          <w:rFonts w:ascii="Times New Roman" w:hAnsi="Times New Roman"/>
          <w:b w:val="false"/>
          <w:bCs w:val="false"/>
          <w:color w:val="000000"/>
          <w:sz w:val="22"/>
          <w:szCs w:val="22"/>
          <w:lang w:eastAsia="en-US"/>
        </w:rPr>
        <w:t>with</w:t>
      </w:r>
      <w:r>
        <w:rPr>
          <w:rFonts w:ascii="Times New Roman" w:hAnsi="Times New Roman"/>
          <w:b w:val="false"/>
          <w:bCs w:val="false"/>
          <w:sz w:val="22"/>
          <w:szCs w:val="22"/>
        </w:rPr>
        <w:t xml:space="preserve"> omega = spin speed slider</w:t>
      </w:r>
    </w:p>
    <w:p>
      <w:pPr>
        <w:pStyle w:val="TextBody"/>
        <w:numPr>
          <w:ilvl w:val="0"/>
          <w:numId w:val="6"/>
        </w:numPr>
        <w:rPr>
          <w:rFonts w:ascii="Times New Roman" w:hAnsi="Times New Roman"/>
          <w:sz w:val="22"/>
          <w:szCs w:val="22"/>
        </w:rPr>
      </w:pPr>
      <w:r>
        <w:rPr>
          <w:rFonts w:ascii="Times New Roman" w:hAnsi="Times New Roman"/>
          <w:b/>
          <w:bCs/>
          <w:sz w:val="22"/>
          <w:szCs w:val="22"/>
        </w:rPr>
        <w:t>ROUTINE</w:t>
      </w:r>
      <w:r>
        <w:rPr>
          <w:rFonts w:ascii="Times New Roman" w:hAnsi="Times New Roman"/>
          <w:sz w:val="22"/>
          <w:szCs w:val="22"/>
        </w:rPr>
        <w:t xml:space="preserve"> starts hovering in circle around (0,0), at height = height , omega = omega slider,radius = radius</w:t>
      </w:r>
    </w:p>
    <w:p>
      <w:pPr>
        <w:pStyle w:val="TextBody"/>
        <w:numPr>
          <w:ilvl w:val="0"/>
          <w:numId w:val="6"/>
        </w:numPr>
        <w:rPr>
          <w:rFonts w:ascii="Times New Roman" w:hAnsi="Times New Roman"/>
          <w:sz w:val="22"/>
          <w:szCs w:val="22"/>
        </w:rPr>
      </w:pPr>
      <w:r>
        <w:rPr>
          <w:rFonts w:ascii="Times New Roman" w:hAnsi="Times New Roman"/>
          <w:b/>
          <w:bCs/>
          <w:sz w:val="22"/>
          <w:szCs w:val="22"/>
        </w:rPr>
        <w:t>GOTO</w:t>
      </w:r>
      <w:r>
        <w:rPr>
          <w:rFonts w:ascii="Times New Roman" w:hAnsi="Times New Roman"/>
          <w:b w:val="false"/>
          <w:bCs w:val="false"/>
          <w:sz w:val="22"/>
          <w:szCs w:val="22"/>
        </w:rPr>
        <w:t xml:space="preserve"> goes to position x,y,z </w:t>
      </w:r>
      <w:r>
        <w:rPr>
          <w:rFonts w:ascii="Times New Roman" w:hAnsi="Times New Roman"/>
          <w:b w:val="false"/>
          <w:bCs w:val="false"/>
          <w:color w:val="000000"/>
          <w:sz w:val="22"/>
          <w:szCs w:val="22"/>
          <w:lang w:eastAsia="en-US"/>
        </w:rPr>
        <w:t>in NED frame</w:t>
      </w:r>
      <w:r>
        <w:rPr>
          <w:rFonts w:ascii="Times New Roman" w:hAnsi="Times New Roman"/>
          <w:b w:val="false"/>
          <w:bCs w:val="false"/>
          <w:color w:val="C9211E"/>
          <w:sz w:val="22"/>
          <w:szCs w:val="22"/>
          <w:lang w:eastAsia="en-US"/>
        </w:rPr>
        <w:t xml:space="preserve"> (CAUTION WITH Z COORDINATES)</w:t>
      </w:r>
    </w:p>
    <w:p>
      <w:pPr>
        <w:pStyle w:val="TextBody"/>
        <w:numPr>
          <w:ilvl w:val="0"/>
          <w:numId w:val="6"/>
        </w:numPr>
        <w:rPr>
          <w:rFonts w:ascii="Times New Roman" w:hAnsi="Times New Roman"/>
          <w:sz w:val="22"/>
          <w:szCs w:val="22"/>
        </w:rPr>
      </w:pPr>
      <w:r>
        <w:rPr>
          <w:rFonts w:ascii="Times New Roman" w:hAnsi="Times New Roman"/>
          <w:b/>
          <w:bCs/>
          <w:sz w:val="22"/>
          <w:szCs w:val="22"/>
        </w:rPr>
        <w:t>PATH</w:t>
      </w:r>
      <w:r>
        <w:rPr>
          <w:rFonts w:ascii="Times New Roman" w:hAnsi="Times New Roman"/>
          <w:sz w:val="22"/>
          <w:szCs w:val="22"/>
        </w:rPr>
        <w:t xml:space="preserve"> load a path file like src/medium.json and the drone fill follow all points with speed = mov</w:t>
      </w:r>
      <w:r>
        <w:rPr>
          <w:rFonts w:ascii="Times New Roman" w:hAnsi="Times New Roman"/>
          <w:sz w:val="22"/>
          <w:szCs w:val="22"/>
        </w:rPr>
        <w:t>e</w:t>
      </w:r>
      <w:r>
        <w:rPr>
          <w:rFonts w:ascii="Times New Roman" w:hAnsi="Times New Roman"/>
          <w:sz w:val="22"/>
          <w:szCs w:val="22"/>
        </w:rPr>
        <w:t>ment speed slider</w:t>
      </w:r>
    </w:p>
    <w:p>
      <w:pPr>
        <w:pStyle w:val="TextBody"/>
        <w:numPr>
          <w:ilvl w:val="0"/>
          <w:numId w:val="6"/>
        </w:numPr>
        <w:rPr>
          <w:rFonts w:ascii="Times New Roman" w:hAnsi="Times New Roman"/>
          <w:sz w:val="22"/>
          <w:szCs w:val="22"/>
        </w:rPr>
      </w:pPr>
      <w:r>
        <w:rPr>
          <w:rFonts w:ascii="Times New Roman" w:hAnsi="Times New Roman"/>
          <w:b/>
          <w:bCs/>
          <w:sz w:val="22"/>
          <w:szCs w:val="22"/>
        </w:rPr>
        <w:t>UPDOWN</w:t>
      </w:r>
      <w:r>
        <w:rPr>
          <w:rFonts w:ascii="Times New Roman" w:hAnsi="Times New Roman"/>
          <w:sz w:val="22"/>
          <w:szCs w:val="22"/>
        </w:rPr>
        <w:t xml:space="preserve"> goes up and lands, mainly for testing</w:t>
      </w:r>
    </w:p>
    <w:p>
      <w:pPr>
        <w:pStyle w:val="TextBody"/>
        <w:numPr>
          <w:ilvl w:val="0"/>
          <w:numId w:val="6"/>
        </w:numPr>
        <w:rPr>
          <w:rFonts w:ascii="Times New Roman" w:hAnsi="Times New Roman"/>
          <w:sz w:val="22"/>
          <w:szCs w:val="22"/>
        </w:rPr>
      </w:pPr>
      <w:r>
        <w:rPr>
          <w:rFonts w:ascii="Times New Roman" w:hAnsi="Times New Roman"/>
          <w:b/>
          <w:bCs/>
          <w:sz w:val="22"/>
          <w:szCs w:val="22"/>
        </w:rPr>
        <w:t>NONE</w:t>
      </w:r>
      <w:r>
        <w:rPr>
          <w:rFonts w:ascii="Times New Roman" w:hAnsi="Times New Roman"/>
          <w:sz w:val="22"/>
          <w:szCs w:val="22"/>
        </w:rPr>
        <w:t xml:space="preserve"> default, no activity, the drone will hover</w:t>
      </w:r>
    </w:p>
    <w:p>
      <w:pPr>
        <w:pStyle w:val="TextBody"/>
        <w:numPr>
          <w:ilvl w:val="0"/>
          <w:numId w:val="6"/>
        </w:numPr>
        <w:rPr>
          <w:rFonts w:ascii="Times New Roman" w:hAnsi="Times New Roman"/>
          <w:sz w:val="22"/>
          <w:szCs w:val="22"/>
        </w:rPr>
      </w:pPr>
      <w:r>
        <w:rPr>
          <w:rFonts w:ascii="Times New Roman" w:hAnsi="Times New Roman"/>
          <w:b/>
          <w:bCs/>
          <w:sz w:val="22"/>
          <w:szCs w:val="22"/>
          <w:lang w:val="en-US"/>
        </w:rPr>
        <w:t>GRAPH</w:t>
      </w:r>
      <w:r>
        <w:rPr>
          <w:rFonts w:ascii="Times New Roman" w:hAnsi="Times New Roman"/>
          <w:sz w:val="22"/>
          <w:szCs w:val="22"/>
          <w:lang w:val="en-US"/>
        </w:rPr>
        <w:t xml:space="preserve"> shows a </w:t>
      </w:r>
      <w:r>
        <w:rPr>
          <w:rFonts w:ascii="Times New Roman" w:hAnsi="Times New Roman"/>
          <w:sz w:val="22"/>
          <w:szCs w:val="22"/>
          <w:lang w:val="en-US"/>
        </w:rPr>
        <w:t>simple</w:t>
      </w:r>
      <w:r>
        <w:rPr>
          <w:rFonts w:ascii="Times New Roman" w:hAnsi="Times New Roman"/>
          <w:sz w:val="22"/>
          <w:szCs w:val="22"/>
          <w:lang w:val="en-US"/>
        </w:rPr>
        <w:t xml:space="preserve"> graph of position offset between the set position and the current position, gives a rough estimate of the offset, </w:t>
      </w:r>
      <w:r>
        <w:rPr>
          <w:rFonts w:ascii="Times New Roman" w:hAnsi="Times New Roman"/>
          <w:sz w:val="22"/>
          <w:szCs w:val="22"/>
          <w:lang w:val="en-US"/>
        </w:rPr>
        <w:t xml:space="preserve">X axis is time while the Y axis is the euclidean distance </w:t>
      </w:r>
      <w:r>
        <w:rPr>
          <w:rFonts w:ascii="Times New Roman" w:hAnsi="Times New Roman"/>
          <w:sz w:val="22"/>
          <w:szCs w:val="22"/>
          <w:lang w:val="en-US"/>
        </w:rPr>
        <w:t xml:space="preserve">between the set point and the current position. I doesn’t offer a </w:t>
      </w:r>
      <w:r>
        <w:rPr>
          <w:rFonts w:ascii="Times New Roman" w:hAnsi="Times New Roman"/>
          <w:sz w:val="22"/>
          <w:szCs w:val="22"/>
          <w:lang w:val="en-US"/>
        </w:rPr>
        <w:t>3D representation but a quick visual information which can be useful for the user</w:t>
      </w:r>
    </w:p>
    <w:p>
      <w:pPr>
        <w:pStyle w:val="Normal"/>
        <w:numPr>
          <w:ilvl w:val="0"/>
          <w:numId w:val="0"/>
        </w:numPr>
        <w:ind w:left="1080" w:hanging="0"/>
        <w:rPr>
          <w:sz w:val="24"/>
          <w:szCs w:val="24"/>
          <w:lang w:val="en-US"/>
        </w:rPr>
      </w:pPr>
      <w:r>
        <w:rPr>
          <w:sz w:val="24"/>
          <w:szCs w:val="24"/>
          <w:lang w:val="en-US"/>
        </w:rPr>
      </w:r>
    </w:p>
    <w:p>
      <w:pPr>
        <w:pStyle w:val="TextBody"/>
        <w:numPr>
          <w:ilvl w:val="0"/>
          <w:numId w:val="2"/>
        </w:numPr>
        <w:ind w:left="0" w:right="0" w:hanging="1889"/>
        <w:rPr>
          <w:sz w:val="22"/>
          <w:szCs w:val="22"/>
        </w:rPr>
      </w:pPr>
      <w:r>
        <w:rPr>
          <w:sz w:val="22"/>
          <w:szCs w:val="22"/>
        </w:rPr>
      </w:r>
    </w:p>
    <w:p>
      <w:pPr>
        <w:pStyle w:val="TextBody"/>
        <w:numPr>
          <w:ilvl w:val="0"/>
          <w:numId w:val="0"/>
        </w:numPr>
        <w:ind w:left="1782" w:right="0" w:hanging="0"/>
        <w:rPr>
          <w:sz w:val="22"/>
          <w:szCs w:val="22"/>
        </w:rPr>
      </w:pPr>
      <w:r>
        <w:rPr>
          <w:sz w:val="22"/>
          <w:szCs w:val="22"/>
        </w:rPr>
        <w:t xml:space="preserve">There is also a simple </w:t>
      </w:r>
      <w:r>
        <w:rPr>
          <w:sz w:val="22"/>
          <w:szCs w:val="22"/>
        </w:rPr>
        <w:t xml:space="preserve">console to control the drone manually </w:t>
      </w:r>
      <w:r>
        <w:rPr>
          <w:sz w:val="22"/>
          <w:szCs w:val="22"/>
        </w:rPr>
        <w:t xml:space="preserve">with simple 3D positioning and 2D rotation, </w:t>
      </w:r>
      <w:r>
        <w:rPr>
          <w:sz w:val="22"/>
          <w:szCs w:val="22"/>
        </w:rPr>
        <w:t>w</w:t>
      </w:r>
      <w:r>
        <w:rPr>
          <w:sz w:val="22"/>
          <w:szCs w:val="22"/>
        </w:rPr>
        <w:t>ith speed sliders and transmission rate, this is very useful while testing, allowing the user to reposition the drone and validate the tracking.</w:t>
      </w:r>
      <w:r>
        <mc:AlternateContent>
          <mc:Choice Requires="wps">
            <w:drawing>
              <wp:anchor behindDoc="0" distT="548640" distB="548640" distL="548640" distR="548640" simplePos="0" locked="0" layoutInCell="1" allowOverlap="1" relativeHeight="25">
                <wp:simplePos x="0" y="0"/>
                <wp:positionH relativeFrom="column">
                  <wp:posOffset>984885</wp:posOffset>
                </wp:positionH>
                <wp:positionV relativeFrom="paragraph">
                  <wp:posOffset>664845</wp:posOffset>
                </wp:positionV>
                <wp:extent cx="3526155" cy="1960880"/>
                <wp:effectExtent l="0" t="0" r="0" b="0"/>
                <wp:wrapTopAndBottom/>
                <wp:docPr id="26" name="Frame14"/>
                <a:graphic xmlns:a="http://schemas.openxmlformats.org/drawingml/2006/main">
                  <a:graphicData uri="http://schemas.microsoft.com/office/word/2010/wordprocessingShape">
                    <wps:wsp>
                      <wps:cNvSpPr txBox="1"/>
                      <wps:spPr>
                        <a:xfrm>
                          <a:off x="0" y="0"/>
                          <a:ext cx="3526155" cy="1960880"/>
                        </a:xfrm>
                        <a:prstGeom prst="rect"/>
                      </wps:spPr>
                      <wps:txbx>
                        <w:txbxContent>
                          <w:p>
                            <w:pPr>
                              <w:pStyle w:val="Figure"/>
                              <w:spacing w:before="120" w:after="120"/>
                              <w:rPr/>
                            </w:pPr>
                            <w:r>
                              <w:rPr/>
                              <w:drawing>
                                <wp:inline distT="0" distB="0" distL="0" distR="0">
                                  <wp:extent cx="3526155" cy="2189480"/>
                                  <wp:effectExtent l="0" t="0" r="0" b="0"/>
                                  <wp:docPr id="2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 descr=""/>
                                          <pic:cNvPicPr>
                                            <a:picLocks noChangeAspect="1" noChangeArrowheads="1"/>
                                          </pic:cNvPicPr>
                                        </pic:nvPicPr>
                                        <pic:blipFill>
                                          <a:blip r:embed="rId16"/>
                                          <a:stretch>
                                            <a:fillRect/>
                                          </a:stretch>
                                        </pic:blipFill>
                                        <pic:spPr bwMode="auto">
                                          <a:xfrm>
                                            <a:off x="0" y="0"/>
                                            <a:ext cx="3526155" cy="2189480"/>
                                          </a:xfrm>
                                          <a:prstGeom prst="rect">
                                            <a:avLst/>
                                          </a:prstGeom>
                                        </pic:spPr>
                                      </pic:pic>
                                    </a:graphicData>
                                  </a:graphic>
                                </wp:inline>
                              </w:drawing>
                              <w:t xml:space="preserve">Figure </w:t>
                            </w:r>
                            <w:r>
                              <w:rPr/>
                              <w:fldChar w:fldCharType="begin"/>
                            </w:r>
                            <w:r>
                              <w:rPr/>
                              <w:instrText> SEQ Figure \* ARABIC </w:instrText>
                            </w:r>
                            <w:r>
                              <w:rPr/>
                              <w:fldChar w:fldCharType="separate"/>
                            </w:r>
                            <w:r>
                              <w:rPr/>
                              <w:t>9</w:t>
                            </w:r>
                            <w:r>
                              <w:rPr/>
                              <w:fldChar w:fldCharType="end"/>
                            </w:r>
                            <w:r>
                              <w:rPr/>
                              <w:t>: GUI manual controlls</w:t>
                            </w:r>
                          </w:p>
                        </w:txbxContent>
                      </wps:txbx>
                      <wps:bodyPr anchor="t" lIns="0" tIns="0" rIns="0" bIns="0">
                        <a:noAutofit/>
                      </wps:bodyPr>
                    </wps:wsp>
                  </a:graphicData>
                </a:graphic>
              </wp:anchor>
            </w:drawing>
          </mc:Choice>
          <mc:Fallback>
            <w:pict>
              <v:rect style="position:absolute;rotation:0;width:277.65pt;height:154.4pt;mso-wrap-distance-left:43.2pt;mso-wrap-distance-right:43.2pt;mso-wrap-distance-top:43.2pt;mso-wrap-distance-bottom:43.2pt;margin-top:52.35pt;mso-position-vertical-relative:text;margin-left:77.55pt;mso-position-horizontal-relative:text">
                <v:textbox inset="0in,0in,0in,0in">
                  <w:txbxContent>
                    <w:p>
                      <w:pPr>
                        <w:pStyle w:val="Figure"/>
                        <w:spacing w:before="120" w:after="120"/>
                        <w:rPr/>
                      </w:pPr>
                      <w:r>
                        <w:rPr/>
                        <w:drawing>
                          <wp:inline distT="0" distB="0" distL="0" distR="0">
                            <wp:extent cx="3526155" cy="2189480"/>
                            <wp:effectExtent l="0" t="0" r="0" b="0"/>
                            <wp:docPr id="2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descr=""/>
                                    <pic:cNvPicPr>
                                      <a:picLocks noChangeAspect="1" noChangeArrowheads="1"/>
                                    </pic:cNvPicPr>
                                  </pic:nvPicPr>
                                  <pic:blipFill>
                                    <a:blip r:embed="rId16"/>
                                    <a:stretch>
                                      <a:fillRect/>
                                    </a:stretch>
                                  </pic:blipFill>
                                  <pic:spPr bwMode="auto">
                                    <a:xfrm>
                                      <a:off x="0" y="0"/>
                                      <a:ext cx="3526155" cy="2189480"/>
                                    </a:xfrm>
                                    <a:prstGeom prst="rect">
                                      <a:avLst/>
                                    </a:prstGeom>
                                  </pic:spPr>
                                </pic:pic>
                              </a:graphicData>
                            </a:graphic>
                          </wp:inline>
                        </w:drawing>
                        <w:t xml:space="preserve">Figure </w:t>
                      </w:r>
                      <w:r>
                        <w:rPr/>
                        <w:fldChar w:fldCharType="begin"/>
                      </w:r>
                      <w:r>
                        <w:rPr/>
                        <w:instrText> SEQ Figure \* ARABIC </w:instrText>
                      </w:r>
                      <w:r>
                        <w:rPr/>
                        <w:fldChar w:fldCharType="separate"/>
                      </w:r>
                      <w:r>
                        <w:rPr/>
                        <w:t>9</w:t>
                      </w:r>
                      <w:r>
                        <w:rPr/>
                        <w:fldChar w:fldCharType="end"/>
                      </w:r>
                      <w:r>
                        <w:rPr/>
                        <w:t>: GUI manual controlls</w:t>
                      </w:r>
                    </w:p>
                  </w:txbxContent>
                </v:textbox>
                <w10:wrap type="topAndBottom"/>
              </v:rect>
            </w:pict>
          </mc:Fallback>
        </mc:AlternateContent>
      </w:r>
    </w:p>
    <w:p>
      <w:pPr>
        <w:pStyle w:val="TextBody"/>
        <w:numPr>
          <w:ilvl w:val="0"/>
          <w:numId w:val="2"/>
        </w:numPr>
        <w:ind w:left="0" w:right="0" w:hanging="1889"/>
        <w:rPr>
          <w:sz w:val="22"/>
          <w:szCs w:val="22"/>
        </w:rPr>
      </w:pPr>
      <w:r>
        <w:rPr>
          <w:sz w:val="22"/>
          <w:szCs w:val="22"/>
        </w:rPr>
      </w:r>
      <w:r>
        <mc:AlternateContent>
          <mc:Choice Requires="wps">
            <w:drawing>
              <wp:anchor behindDoc="0" distT="0" distB="0" distL="0" distR="0" simplePos="0" locked="0" layoutInCell="1" allowOverlap="1" relativeHeight="35">
                <wp:simplePos x="0" y="0"/>
                <wp:positionH relativeFrom="column">
                  <wp:posOffset>1662430</wp:posOffset>
                </wp:positionH>
                <wp:positionV relativeFrom="paragraph">
                  <wp:posOffset>-160020</wp:posOffset>
                </wp:positionV>
                <wp:extent cx="3420745" cy="5612765"/>
                <wp:effectExtent l="0" t="0" r="0" b="0"/>
                <wp:wrapTopAndBottom/>
                <wp:docPr id="29" name="Frame5"/>
                <a:graphic xmlns:a="http://schemas.openxmlformats.org/drawingml/2006/main">
                  <a:graphicData uri="http://schemas.microsoft.com/office/word/2010/wordprocessingShape">
                    <wps:wsp>
                      <wps:cNvSpPr txBox="1"/>
                      <wps:spPr>
                        <a:xfrm>
                          <a:off x="0" y="0"/>
                          <a:ext cx="3420745" cy="5612765"/>
                        </a:xfrm>
                        <a:prstGeom prst="rect"/>
                      </wps:spPr>
                      <wps:txbx>
                        <w:txbxContent>
                          <w:p>
                            <w:pPr>
                              <w:pStyle w:val="Figure"/>
                              <w:spacing w:before="120" w:after="120"/>
                              <w:rPr/>
                            </w:pPr>
                            <w:r>
                              <w:rPr/>
                              <w:drawing>
                                <wp:inline distT="0" distB="0" distL="384175" distR="311150">
                                  <wp:extent cx="2975610" cy="4882515"/>
                                  <wp:effectExtent l="0" t="0" r="0" b="0"/>
                                  <wp:docPr id="3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descr=""/>
                                          <pic:cNvPicPr>
                                            <a:picLocks noChangeAspect="1" noChangeArrowheads="1"/>
                                          </pic:cNvPicPr>
                                        </pic:nvPicPr>
                                        <pic:blipFill>
                                          <a:blip r:embed="rId17"/>
                                          <a:stretch>
                                            <a:fillRect/>
                                          </a:stretch>
                                        </pic:blipFill>
                                        <pic:spPr bwMode="auto">
                                          <a:xfrm>
                                            <a:off x="0" y="0"/>
                                            <a:ext cx="2975610" cy="4882515"/>
                                          </a:xfrm>
                                          <a:prstGeom prst="rect">
                                            <a:avLst/>
                                          </a:prstGeom>
                                        </pic:spPr>
                                      </pic:pic>
                                    </a:graphicData>
                                  </a:graphic>
                                </wp:inline>
                              </w:drawing>
                              <w:t xml:space="preserve">Figure </w:t>
                            </w:r>
                            <w:r>
                              <w:rPr/>
                              <w:fldChar w:fldCharType="begin"/>
                            </w:r>
                            <w:r>
                              <w:rPr/>
                              <w:instrText> SEQ Figure \* ARABIC </w:instrText>
                            </w:r>
                            <w:r>
                              <w:rPr/>
                              <w:fldChar w:fldCharType="separate"/>
                            </w:r>
                            <w:r>
                              <w:rPr/>
                              <w:t>10</w:t>
                            </w:r>
                            <w:r>
                              <w:rPr/>
                              <w:fldChar w:fldCharType="end"/>
                            </w:r>
                            <w:r>
                              <w:rPr/>
                              <w:t xml:space="preserve">: Comamnder message </w:t>
                            </w:r>
                            <w:r>
                              <w:rPr/>
                              <w:t xml:space="preserve">structure </w:t>
                            </w:r>
                            <w:r>
                              <w:rPr/>
                              <w:t>for mode selection</w:t>
                            </w:r>
                          </w:p>
                        </w:txbxContent>
                      </wps:txbx>
                      <wps:bodyPr anchor="t" lIns="0" tIns="0" rIns="0" bIns="0">
                        <a:noAutofit/>
                      </wps:bodyPr>
                    </wps:wsp>
                  </a:graphicData>
                </a:graphic>
              </wp:anchor>
            </w:drawing>
          </mc:Choice>
          <mc:Fallback>
            <w:pict>
              <v:rect style="position:absolute;rotation:0;width:269.35pt;height:441.95pt;mso-wrap-distance-left:0pt;mso-wrap-distance-right:0pt;mso-wrap-distance-top:0pt;mso-wrap-distance-bottom:0pt;margin-top:-12.6pt;mso-position-vertical-relative:text;margin-left:130.9pt;mso-position-horizontal-relative:text">
                <v:textbox inset="0in,0in,0in,0in">
                  <w:txbxContent>
                    <w:p>
                      <w:pPr>
                        <w:pStyle w:val="Figure"/>
                        <w:spacing w:before="120" w:after="120"/>
                        <w:rPr/>
                      </w:pPr>
                      <w:r>
                        <w:rPr/>
                        <w:drawing>
                          <wp:inline distT="0" distB="0" distL="384175" distR="311150">
                            <wp:extent cx="2975610" cy="4882515"/>
                            <wp:effectExtent l="0" t="0" r="0" b="0"/>
                            <wp:docPr id="3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descr=""/>
                                    <pic:cNvPicPr>
                                      <a:picLocks noChangeAspect="1" noChangeArrowheads="1"/>
                                    </pic:cNvPicPr>
                                  </pic:nvPicPr>
                                  <pic:blipFill>
                                    <a:blip r:embed="rId17"/>
                                    <a:stretch>
                                      <a:fillRect/>
                                    </a:stretch>
                                  </pic:blipFill>
                                  <pic:spPr bwMode="auto">
                                    <a:xfrm>
                                      <a:off x="0" y="0"/>
                                      <a:ext cx="2975610" cy="4882515"/>
                                    </a:xfrm>
                                    <a:prstGeom prst="rect">
                                      <a:avLst/>
                                    </a:prstGeom>
                                  </pic:spPr>
                                </pic:pic>
                              </a:graphicData>
                            </a:graphic>
                          </wp:inline>
                        </w:drawing>
                        <w:t xml:space="preserve">Figure </w:t>
                      </w:r>
                      <w:r>
                        <w:rPr/>
                        <w:fldChar w:fldCharType="begin"/>
                      </w:r>
                      <w:r>
                        <w:rPr/>
                        <w:instrText> SEQ Figure \* ARABIC </w:instrText>
                      </w:r>
                      <w:r>
                        <w:rPr/>
                        <w:fldChar w:fldCharType="separate"/>
                      </w:r>
                      <w:r>
                        <w:rPr/>
                        <w:t>10</w:t>
                      </w:r>
                      <w:r>
                        <w:rPr/>
                        <w:fldChar w:fldCharType="end"/>
                      </w:r>
                      <w:r>
                        <w:rPr/>
                        <w:t xml:space="preserve">: Comamnder message </w:t>
                      </w:r>
                      <w:r>
                        <w:rPr/>
                        <w:t xml:space="preserve">structure </w:t>
                      </w:r>
                      <w:r>
                        <w:rPr/>
                        <w:t>for mode selection</w:t>
                      </w:r>
                    </w:p>
                  </w:txbxContent>
                </v:textbox>
                <w10:wrap type="topAndBottom"/>
              </v:rect>
            </w:pict>
          </mc:Fallback>
        </mc:AlternateContent>
      </w:r>
    </w:p>
    <w:p>
      <w:pPr>
        <w:pStyle w:val="TextBody"/>
        <w:numPr>
          <w:ilvl w:val="0"/>
          <w:numId w:val="2"/>
        </w:numPr>
        <w:ind w:left="0" w:right="0" w:hanging="1889"/>
        <w:rPr>
          <w:sz w:val="22"/>
          <w:szCs w:val="22"/>
        </w:rPr>
      </w:pPr>
      <w:r>
        <w:rPr>
          <w:sz w:val="22"/>
          <w:szCs w:val="22"/>
        </w:rPr>
        <w:tab/>
      </w:r>
    </w:p>
    <w:p>
      <w:pPr>
        <w:pStyle w:val="TextBody"/>
        <w:numPr>
          <w:ilvl w:val="0"/>
          <w:numId w:val="2"/>
        </w:numPr>
        <w:ind w:left="0" w:right="0" w:hanging="1889"/>
        <w:rPr>
          <w:sz w:val="22"/>
          <w:szCs w:val="22"/>
        </w:rPr>
      </w:pPr>
      <w:r>
        <w:rPr>
          <w:color w:val="000000"/>
          <w:sz w:val="22"/>
          <w:szCs w:val="22"/>
          <w:lang w:eastAsia="en-US"/>
        </w:rPr>
        <w:t>T</w:t>
      </w:r>
      <w:r>
        <w:rPr>
          <w:color w:val="000000"/>
          <w:sz w:val="22"/>
          <w:szCs w:val="22"/>
          <w:lang w:eastAsia="en-US"/>
        </w:rPr>
        <w:t>he GUI and the controller co</w:t>
      </w:r>
      <w:r>
        <w:rPr>
          <w:color w:val="000000"/>
          <w:sz w:val="22"/>
          <w:szCs w:val="22"/>
          <w:lang w:eastAsia="en-US"/>
        </w:rPr>
        <w:t>m</w:t>
      </w:r>
      <w:r>
        <w:rPr>
          <w:color w:val="000000"/>
          <w:sz w:val="22"/>
          <w:szCs w:val="22"/>
          <w:lang w:eastAsia="en-US"/>
        </w:rPr>
        <w:t>municate with custom Commander messages made by me, the style is similar to the original PX4 messages with an integer defining the mode and a series of arrays where to pass thee data, it’s up to the rec</w:t>
      </w:r>
      <w:r>
        <w:rPr>
          <w:color w:val="000000"/>
          <w:sz w:val="22"/>
          <w:szCs w:val="22"/>
          <w:lang w:eastAsia="en-US"/>
        </w:rPr>
        <w:t>eiv</w:t>
      </w:r>
      <w:r>
        <w:rPr>
          <w:color w:val="000000"/>
          <w:sz w:val="22"/>
          <w:szCs w:val="22"/>
          <w:lang w:eastAsia="en-US"/>
        </w:rPr>
        <w:t>er to correctly parsing the meaning.</w:t>
      </w:r>
    </w:p>
    <w:p>
      <w:pPr>
        <w:pStyle w:val="TextBody"/>
        <w:numPr>
          <w:ilvl w:val="0"/>
          <w:numId w:val="2"/>
        </w:numPr>
        <w:ind w:left="0" w:right="0" w:hanging="1889"/>
        <w:rPr>
          <w:sz w:val="22"/>
          <w:szCs w:val="22"/>
        </w:rPr>
      </w:pPr>
      <w:r>
        <w:rPr>
          <w:sz w:val="22"/>
          <w:szCs w:val="22"/>
        </w:rPr>
      </w:r>
    </w:p>
    <w:p>
      <w:pPr>
        <w:pStyle w:val="TextBody"/>
        <w:numPr>
          <w:ilvl w:val="0"/>
          <w:numId w:val="2"/>
        </w:numPr>
        <w:ind w:left="0" w:right="0" w:hanging="1889"/>
        <w:rPr>
          <w:sz w:val="22"/>
          <w:szCs w:val="22"/>
        </w:rPr>
      </w:pPr>
      <w:r>
        <w:rPr>
          <w:sz w:val="22"/>
          <w:szCs w:val="22"/>
        </w:rPr>
        <w:t>This program is independent and the whole system can work without this piece of software since it doesn’t com</w:t>
      </w:r>
      <w:r>
        <w:rPr>
          <w:sz w:val="22"/>
          <w:szCs w:val="22"/>
        </w:rPr>
        <w:t>m</w:t>
      </w:r>
      <w:r>
        <w:rPr>
          <w:sz w:val="22"/>
          <w:szCs w:val="22"/>
        </w:rPr>
        <w:t>unicate directly with the companion but only to the commander, this is a design choice to improve compatibility and automation.</w:t>
      </w:r>
    </w:p>
    <w:p>
      <w:pPr>
        <w:pStyle w:val="TextBody"/>
        <w:numPr>
          <w:ilvl w:val="0"/>
          <w:numId w:val="2"/>
        </w:numPr>
        <w:ind w:left="0" w:right="0" w:hanging="1889"/>
        <w:rPr>
          <w:sz w:val="22"/>
          <w:szCs w:val="22"/>
        </w:rPr>
      </w:pPr>
      <w:r>
        <w:rPr>
          <w:color w:val="000000"/>
          <w:kern w:val="2"/>
          <w:sz w:val="22"/>
          <w:szCs w:val="22"/>
          <w:highlight w:val="white"/>
          <w:lang w:eastAsia="zh-CN" w:bidi="hi-IN"/>
        </w:rPr>
        <w:t>Every information is accessible with the command line or a program with a ROS</w:t>
      </w:r>
      <w:r>
        <w:rPr>
          <w:kern w:val="2"/>
          <w:sz w:val="22"/>
          <w:szCs w:val="22"/>
          <w:highlight w:val="white"/>
          <w:lang w:eastAsia="zh-CN" w:bidi="hi-IN"/>
        </w:rPr>
        <w:t>2</w:t>
      </w:r>
      <w:r>
        <w:rPr>
          <w:color w:val="000000"/>
          <w:kern w:val="2"/>
          <w:sz w:val="22"/>
          <w:szCs w:val="22"/>
          <w:highlight w:val="white"/>
          <w:lang w:eastAsia="zh-CN" w:bidi="hi-IN"/>
        </w:rPr>
        <w:t xml:space="preserve"> interface and every action is applicable with a script.</w:t>
      </w:r>
    </w:p>
    <w:p>
      <w:pPr>
        <w:pStyle w:val="TextBody"/>
        <w:numPr>
          <w:ilvl w:val="0"/>
          <w:numId w:val="0"/>
        </w:numPr>
        <w:ind w:left="1782" w:right="0" w:hanging="0"/>
        <w:rPr>
          <w:rFonts w:ascii="Times New Roman" w:hAnsi="Times New Roman"/>
          <w:b w:val="false"/>
          <w:b w:val="false"/>
          <w:bCs w:val="false"/>
          <w:color w:val="000000"/>
          <w:kern w:val="2"/>
          <w:sz w:val="28"/>
          <w:szCs w:val="28"/>
          <w:highlight w:val="white"/>
          <w:lang w:val="en-US" w:eastAsia="zh-CN" w:bidi="hi-IN"/>
        </w:rPr>
      </w:pPr>
      <w:r>
        <w:rPr>
          <w:rFonts w:ascii="Times New Roman" w:hAnsi="Times New Roman"/>
          <w:b w:val="false"/>
          <w:bCs w:val="false"/>
          <w:color w:val="000000"/>
          <w:kern w:val="2"/>
          <w:sz w:val="28"/>
          <w:szCs w:val="28"/>
          <w:highlight w:val="white"/>
          <w:lang w:val="en-US" w:eastAsia="zh-CN" w:bidi="hi-IN"/>
        </w:rPr>
      </w:r>
    </w:p>
    <w:p>
      <w:pPr>
        <w:pStyle w:val="Normal"/>
        <w:widowControl w:val="false"/>
        <w:numPr>
          <w:ilvl w:val="0"/>
          <w:numId w:val="0"/>
        </w:numPr>
        <w:tabs>
          <w:tab w:val="clear" w:pos="708"/>
          <w:tab w:val="left" w:pos="360" w:leader="none"/>
        </w:tabs>
        <w:suppressAutoHyphens w:val="true"/>
        <w:spacing w:before="288" w:after="29"/>
        <w:ind w:left="0" w:right="0" w:hanging="0"/>
        <w:jc w:val="both"/>
        <w:textAlignment w:val="baseline"/>
        <w:outlineLvl w:val="1"/>
        <w:rPr>
          <w:lang w:val="en-US"/>
        </w:rPr>
      </w:pPr>
      <w:bookmarkStart w:id="42" w:name="__RefHeading___Toc6825_1235905857"/>
      <w:bookmarkEnd w:id="42"/>
      <w:r>
        <w:rPr>
          <w:rFonts w:ascii="Times New Roman" w:hAnsi="Times New Roman"/>
          <w:b w:val="false"/>
          <w:bCs w:val="false"/>
          <w:color w:val="000000"/>
          <w:kern w:val="2"/>
          <w:sz w:val="28"/>
          <w:szCs w:val="28"/>
          <w:highlight w:val="white"/>
          <w:lang w:val="en-US" w:eastAsia="zh-CN" w:bidi="hi-IN"/>
        </w:rPr>
        <w:t>3</w:t>
      </w:r>
      <w:r>
        <w:rPr>
          <w:rFonts w:ascii="Times New Roman" w:hAnsi="Times New Roman"/>
          <w:b w:val="false"/>
          <w:bCs w:val="false"/>
          <w:color w:val="000000"/>
          <w:kern w:val="2"/>
          <w:sz w:val="28"/>
          <w:szCs w:val="28"/>
          <w:highlight w:val="white"/>
          <w:lang w:val="en-US" w:eastAsia="zh-CN" w:bidi="hi-IN"/>
        </w:rPr>
        <w:t>.</w:t>
      </w:r>
      <w:r>
        <w:rPr>
          <w:rFonts w:ascii="Times New Roman" w:hAnsi="Times New Roman"/>
          <w:b w:val="false"/>
          <w:bCs w:val="false"/>
          <w:color w:val="000000"/>
          <w:kern w:val="2"/>
          <w:sz w:val="28"/>
          <w:szCs w:val="28"/>
          <w:highlight w:val="white"/>
          <w:lang w:val="en-US" w:eastAsia="zh-CN" w:bidi="hi-IN"/>
        </w:rPr>
        <w:t>4</w:t>
      </w:r>
      <w:r>
        <w:rPr>
          <w:rFonts w:ascii="Times New Roman" w:hAnsi="Times New Roman"/>
          <w:b w:val="false"/>
          <w:bCs w:val="false"/>
          <w:color w:val="000000"/>
          <w:kern w:val="2"/>
          <w:sz w:val="28"/>
          <w:szCs w:val="28"/>
          <w:highlight w:val="white"/>
          <w:lang w:val="en-US" w:eastAsia="zh-CN" w:bidi="hi-IN"/>
        </w:rPr>
        <w:t xml:space="preserve"> </w:t>
      </w:r>
      <w:r>
        <w:rPr>
          <w:rFonts w:ascii="Times New Roman" w:hAnsi="Times New Roman"/>
          <w:b/>
          <w:bCs/>
          <w:color w:val="000000"/>
          <w:kern w:val="2"/>
          <w:sz w:val="28"/>
          <w:szCs w:val="28"/>
          <w:highlight w:val="white"/>
          <w:lang w:val="en-US" w:eastAsia="zh-CN" w:bidi="hi-IN"/>
        </w:rPr>
        <w:t>Tracking</w:t>
      </w:r>
    </w:p>
    <w:p>
      <w:pPr>
        <w:pStyle w:val="TextBody"/>
        <w:numPr>
          <w:ilvl w:val="0"/>
          <w:numId w:val="2"/>
        </w:numPr>
        <w:ind w:left="0" w:right="0" w:hanging="1889"/>
        <w:rPr>
          <w:sz w:val="22"/>
          <w:szCs w:val="22"/>
        </w:rPr>
      </w:pPr>
      <w:r>
        <w:rPr>
          <w:sz w:val="22"/>
          <w:szCs w:val="22"/>
        </w:rPr>
        <w:t>The tracking component is needed for indoor flight and is expected by default, GPS flight need a change in the parameters of the flight controller.</w:t>
      </w:r>
    </w:p>
    <w:p>
      <w:pPr>
        <w:pStyle w:val="TextBody"/>
        <w:numPr>
          <w:ilvl w:val="0"/>
          <w:numId w:val="2"/>
        </w:numPr>
        <w:ind w:left="0" w:right="0" w:hanging="1889"/>
        <w:rPr>
          <w:sz w:val="22"/>
          <w:szCs w:val="22"/>
        </w:rPr>
      </w:pPr>
      <w:r>
        <w:rPr>
          <w:b w:val="false"/>
          <w:bCs w:val="false"/>
          <w:color w:val="000000"/>
          <w:sz w:val="22"/>
          <w:szCs w:val="22"/>
          <w:lang w:eastAsia="en-US"/>
        </w:rPr>
        <w:t>A</w:t>
      </w:r>
      <w:r>
        <w:rPr>
          <w:b w:val="false"/>
          <w:bCs w:val="false"/>
          <w:color w:val="000000"/>
          <w:sz w:val="22"/>
          <w:szCs w:val="22"/>
          <w:lang w:eastAsia="en-US"/>
        </w:rPr>
        <w:t xml:space="preserve">s </w:t>
      </w:r>
      <w:r>
        <w:rPr>
          <w:b w:val="false"/>
          <w:bCs w:val="false"/>
          <w:color w:val="000000"/>
          <w:sz w:val="22"/>
          <w:szCs w:val="22"/>
          <w:lang w:eastAsia="en-US"/>
        </w:rPr>
        <w:t xml:space="preserve">previously mentioned the tracking system used for this project is the </w:t>
      </w:r>
      <w:r>
        <w:rPr>
          <w:b/>
          <w:bCs/>
          <w:color w:val="000000"/>
          <w:sz w:val="22"/>
          <w:szCs w:val="22"/>
          <w:lang w:eastAsia="en-US"/>
        </w:rPr>
        <w:t xml:space="preserve">OptiTrack </w:t>
      </w:r>
      <w:r>
        <w:rPr>
          <w:b w:val="false"/>
          <w:bCs w:val="false"/>
          <w:color w:val="000000"/>
          <w:sz w:val="22"/>
          <w:szCs w:val="22"/>
          <w:lang w:eastAsia="en-US"/>
        </w:rPr>
        <w:t xml:space="preserve">as it offers a sub-centimeter precision when correctly calibrated, but any other tracking device can be used as long as it can publish ROS pose messages </w:t>
      </w:r>
      <w:r>
        <w:rPr>
          <w:b w:val="false"/>
          <w:bCs w:val="false"/>
          <w:color w:val="000000"/>
          <w:sz w:val="22"/>
          <w:szCs w:val="22"/>
          <w:lang w:eastAsia="en-US"/>
        </w:rPr>
        <w:t>directly or indirectly works.</w:t>
      </w:r>
    </w:p>
    <w:p>
      <w:pPr>
        <w:pStyle w:val="TextBody"/>
        <w:numPr>
          <w:ilvl w:val="0"/>
          <w:numId w:val="2"/>
        </w:numPr>
        <w:ind w:left="0" w:right="0" w:hanging="1889"/>
        <w:rPr>
          <w:sz w:val="22"/>
          <w:szCs w:val="22"/>
        </w:rPr>
      </w:pPr>
      <w:r>
        <w:rPr>
          <w:sz w:val="22"/>
          <w:szCs w:val="22"/>
        </w:rPr>
        <w:t>The software needed to run the tracking system are:</w:t>
      </w:r>
    </w:p>
    <w:p>
      <w:pPr>
        <w:pStyle w:val="Tesi"/>
        <w:rPr>
          <w:rFonts w:ascii="Times New Roman" w:hAnsi="Times New Roman"/>
          <w:b w:val="false"/>
          <w:b w:val="false"/>
          <w:bCs w:val="false"/>
          <w:color w:val="000000"/>
          <w:sz w:val="22"/>
          <w:szCs w:val="22"/>
          <w:lang w:val="en-US" w:eastAsia="en-US"/>
        </w:rPr>
      </w:pPr>
      <w:r>
        <w:rPr>
          <w:rFonts w:ascii="Times New Roman" w:hAnsi="Times New Roman"/>
          <w:b w:val="false"/>
          <w:bCs w:val="false"/>
          <w:color w:val="000000"/>
          <w:sz w:val="22"/>
          <w:szCs w:val="22"/>
          <w:lang w:val="en-US" w:eastAsia="en-US"/>
        </w:rPr>
      </w:r>
    </w:p>
    <w:p>
      <w:pPr>
        <w:pStyle w:val="Normal"/>
        <w:keepNext w:val="true"/>
        <w:widowControl w:val="false"/>
        <w:numPr>
          <w:ilvl w:val="0"/>
          <w:numId w:val="0"/>
        </w:numPr>
        <w:tabs>
          <w:tab w:val="clear" w:pos="708"/>
          <w:tab w:val="left" w:pos="360" w:leader="none"/>
        </w:tabs>
        <w:suppressAutoHyphens w:val="true"/>
        <w:spacing w:before="144" w:after="29"/>
        <w:ind w:left="2070" w:right="0" w:hanging="0"/>
        <w:textAlignment w:val="baseline"/>
        <w:outlineLvl w:val="2"/>
        <w:rPr>
          <w:lang w:val="en-US"/>
        </w:rPr>
      </w:pPr>
      <w:bookmarkStart w:id="43" w:name="__RefHeading___Toc7019_1235905857"/>
      <w:bookmarkEnd w:id="43"/>
      <w:r>
        <w:rPr>
          <w:rFonts w:ascii="Times New Roman" w:hAnsi="Times New Roman"/>
          <w:b w:val="false"/>
          <w:bCs w:val="false"/>
          <w:color w:val="000000"/>
          <w:kern w:val="2"/>
          <w:sz w:val="28"/>
          <w:szCs w:val="28"/>
          <w:lang w:val="en-US" w:eastAsia="zh-CN" w:bidi="hi-IN"/>
        </w:rPr>
        <w:t>3</w:t>
      </w:r>
      <w:r>
        <w:rPr>
          <w:rFonts w:ascii="Times New Roman" w:hAnsi="Times New Roman"/>
          <w:b w:val="false"/>
          <w:bCs w:val="false"/>
          <w:color w:val="000000"/>
          <w:kern w:val="2"/>
          <w:sz w:val="28"/>
          <w:szCs w:val="28"/>
          <w:lang w:val="en-US" w:eastAsia="zh-CN" w:bidi="hi-IN"/>
        </w:rPr>
        <w:t>.</w:t>
      </w:r>
      <w:r>
        <w:rPr>
          <w:rFonts w:ascii="Times New Roman" w:hAnsi="Times New Roman"/>
          <w:b w:val="false"/>
          <w:bCs w:val="false"/>
          <w:color w:val="000000"/>
          <w:kern w:val="2"/>
          <w:sz w:val="28"/>
          <w:szCs w:val="28"/>
          <w:lang w:val="en-US" w:eastAsia="zh-CN" w:bidi="hi-IN"/>
        </w:rPr>
        <w:t xml:space="preserve">4.1 </w:t>
      </w:r>
      <w:r>
        <w:rPr>
          <w:rFonts w:ascii="Times New Roman" w:hAnsi="Times New Roman"/>
          <w:b/>
          <w:bCs/>
          <w:color w:val="000000"/>
          <w:kern w:val="2"/>
          <w:sz w:val="28"/>
          <w:szCs w:val="28"/>
          <w:lang w:val="en-US" w:eastAsia="zh-CN" w:bidi="hi-IN"/>
        </w:rPr>
        <w:t>Motive</w:t>
      </w:r>
    </w:p>
    <w:p>
      <w:pPr>
        <w:pStyle w:val="TextBody"/>
        <w:numPr>
          <w:ilvl w:val="0"/>
          <w:numId w:val="2"/>
        </w:numPr>
        <w:ind w:left="0" w:right="0" w:hanging="1889"/>
        <w:rPr>
          <w:sz w:val="22"/>
          <w:szCs w:val="22"/>
          <w:lang w:val="en-US"/>
        </w:rPr>
      </w:pPr>
      <w:r>
        <w:rPr>
          <w:sz w:val="22"/>
          <w:szCs w:val="22"/>
          <w:lang w:val="en-US"/>
        </w:rPr>
        <w:t>The proprietary software  that is physically attached to the cameras, it published multicast messages int he network, must be configured with the shape of the tracker used.</w:t>
      </w:r>
    </w:p>
    <w:p>
      <w:pPr>
        <w:pStyle w:val="TextBody"/>
        <w:numPr>
          <w:ilvl w:val="0"/>
          <w:numId w:val="2"/>
        </w:numPr>
        <w:ind w:left="0" w:right="0" w:hanging="1889"/>
        <w:rPr>
          <w:sz w:val="22"/>
          <w:szCs w:val="22"/>
          <w:lang w:val="en-US"/>
        </w:rPr>
      </w:pPr>
      <w:r>
        <w:rPr>
          <w:sz w:val="22"/>
          <w:szCs w:val="22"/>
          <w:lang w:val="en-US"/>
        </w:rPr>
        <w:t xml:space="preserve">Must be interfaced with </w:t>
      </w:r>
      <w:r>
        <w:rPr>
          <w:sz w:val="22"/>
          <w:szCs w:val="22"/>
          <w:lang w:val="en-US"/>
        </w:rPr>
        <w:t>a</w:t>
      </w:r>
      <w:r>
        <w:rPr>
          <w:sz w:val="22"/>
          <w:szCs w:val="22"/>
          <w:lang w:val="en-US"/>
        </w:rPr>
        <w:t xml:space="preserve"> client to </w:t>
      </w:r>
      <w:r>
        <w:rPr>
          <w:sz w:val="22"/>
          <w:szCs w:val="22"/>
          <w:lang w:val="en-US"/>
        </w:rPr>
        <w:t>access</w:t>
      </w:r>
      <w:r>
        <w:rPr>
          <w:sz w:val="22"/>
          <w:szCs w:val="22"/>
          <w:lang w:val="en-US"/>
        </w:rPr>
        <w:t xml:space="preserve"> the date published.</w:t>
      </w:r>
    </w:p>
    <w:p>
      <w:pPr>
        <w:pStyle w:val="TextBody"/>
        <w:numPr>
          <w:ilvl w:val="0"/>
          <w:numId w:val="2"/>
        </w:numPr>
        <w:ind w:left="0" w:right="0" w:hanging="1889"/>
        <w:rPr>
          <w:sz w:val="22"/>
          <w:szCs w:val="22"/>
          <w:lang w:val="en-US"/>
        </w:rPr>
      </w:pPr>
      <w:r>
        <w:rPr>
          <w:sz w:val="22"/>
          <w:szCs w:val="22"/>
          <w:lang w:val="en-US"/>
        </w:rPr>
      </w:r>
    </w:p>
    <w:p>
      <w:pPr>
        <w:pStyle w:val="TextBody"/>
        <w:numPr>
          <w:ilvl w:val="0"/>
          <w:numId w:val="2"/>
        </w:numPr>
        <w:ind w:left="0" w:right="0" w:hanging="1889"/>
        <w:rPr>
          <w:sz w:val="22"/>
          <w:szCs w:val="22"/>
          <w:lang w:val="en-US"/>
        </w:rPr>
      </w:pPr>
      <w:r>
        <w:rPr>
          <w:sz w:val="22"/>
          <w:szCs w:val="22"/>
          <w:lang w:val="en-US"/>
        </w:rPr>
      </w:r>
      <w:r>
        <mc:AlternateContent>
          <mc:Choice Requires="wps">
            <w:drawing>
              <wp:anchor behindDoc="0" distT="0" distB="0" distL="0" distR="0" simplePos="0" locked="0" layoutInCell="1" allowOverlap="1" relativeHeight="13">
                <wp:simplePos x="0" y="0"/>
                <wp:positionH relativeFrom="column">
                  <wp:posOffset>330835</wp:posOffset>
                </wp:positionH>
                <wp:positionV relativeFrom="paragraph">
                  <wp:posOffset>62865</wp:posOffset>
                </wp:positionV>
                <wp:extent cx="5440045" cy="3651250"/>
                <wp:effectExtent l="0" t="0" r="0" b="0"/>
                <wp:wrapTopAndBottom/>
                <wp:docPr id="32" name="Frame6"/>
                <a:graphic xmlns:a="http://schemas.openxmlformats.org/drawingml/2006/main">
                  <a:graphicData uri="http://schemas.microsoft.com/office/word/2010/wordprocessingShape">
                    <wps:wsp>
                      <wps:cNvSpPr txBox="1"/>
                      <wps:spPr>
                        <a:xfrm>
                          <a:off x="0" y="0"/>
                          <a:ext cx="5440045" cy="3651250"/>
                        </a:xfrm>
                        <a:prstGeom prst="rect"/>
                      </wps:spPr>
                      <wps:txbx>
                        <w:txbxContent>
                          <w:p>
                            <w:pPr>
                              <w:pStyle w:val="Figure"/>
                              <w:spacing w:before="120" w:after="120"/>
                              <w:rPr/>
                            </w:pPr>
                            <w:r>
                              <w:rPr/>
                              <w:drawing>
                                <wp:inline distT="0" distB="0" distL="0" distR="0">
                                  <wp:extent cx="5440045" cy="3399790"/>
                                  <wp:effectExtent l="0" t="0" r="0" b="0"/>
                                  <wp:docPr id="3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 descr=""/>
                                          <pic:cNvPicPr>
                                            <a:picLocks noChangeAspect="1" noChangeArrowheads="1"/>
                                          </pic:cNvPicPr>
                                        </pic:nvPicPr>
                                        <pic:blipFill>
                                          <a:blip r:embed="rId18"/>
                                          <a:stretch>
                                            <a:fillRect/>
                                          </a:stretch>
                                        </pic:blipFill>
                                        <pic:spPr bwMode="auto">
                                          <a:xfrm>
                                            <a:off x="0" y="0"/>
                                            <a:ext cx="5440045" cy="3399790"/>
                                          </a:xfrm>
                                          <a:prstGeom prst="rect">
                                            <a:avLst/>
                                          </a:prstGeom>
                                        </pic:spPr>
                                      </pic:pic>
                                    </a:graphicData>
                                  </a:graphic>
                                </wp:inline>
                              </w:drawing>
                              <w:t xml:space="preserve">Figure </w:t>
                            </w:r>
                            <w:r>
                              <w:rPr/>
                              <w:fldChar w:fldCharType="begin"/>
                            </w:r>
                            <w:r>
                              <w:rPr/>
                              <w:instrText> SEQ Figure \* ARABIC </w:instrText>
                            </w:r>
                            <w:r>
                              <w:rPr/>
                              <w:fldChar w:fldCharType="separate"/>
                            </w:r>
                            <w:r>
                              <w:rPr/>
                              <w:t>11</w:t>
                            </w:r>
                            <w:r>
                              <w:rPr/>
                              <w:fldChar w:fldCharType="end"/>
                            </w:r>
                            <w:r>
                              <w:rPr/>
                              <w:t>: Motive software</w:t>
                            </w:r>
                          </w:p>
                        </w:txbxContent>
                      </wps:txbx>
                      <wps:bodyPr anchor="t" lIns="0" tIns="0" rIns="0" bIns="0">
                        <a:noAutofit/>
                      </wps:bodyPr>
                    </wps:wsp>
                  </a:graphicData>
                </a:graphic>
              </wp:anchor>
            </w:drawing>
          </mc:Choice>
          <mc:Fallback>
            <w:pict>
              <v:rect style="position:absolute;rotation:0;width:428.35pt;height:287.5pt;mso-wrap-distance-left:0pt;mso-wrap-distance-right:0pt;mso-wrap-distance-top:0pt;mso-wrap-distance-bottom:0pt;margin-top:4.95pt;mso-position-vertical-relative:text;margin-left:26.05pt;mso-position-horizontal-relative:text">
                <v:textbox inset="0in,0in,0in,0in">
                  <w:txbxContent>
                    <w:p>
                      <w:pPr>
                        <w:pStyle w:val="Figure"/>
                        <w:spacing w:before="120" w:after="120"/>
                        <w:rPr/>
                      </w:pPr>
                      <w:r>
                        <w:rPr/>
                        <w:drawing>
                          <wp:inline distT="0" distB="0" distL="0" distR="0">
                            <wp:extent cx="5440045" cy="3399790"/>
                            <wp:effectExtent l="0" t="0" r="0" b="0"/>
                            <wp:docPr id="3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 descr=""/>
                                    <pic:cNvPicPr>
                                      <a:picLocks noChangeAspect="1" noChangeArrowheads="1"/>
                                    </pic:cNvPicPr>
                                  </pic:nvPicPr>
                                  <pic:blipFill>
                                    <a:blip r:embed="rId18"/>
                                    <a:stretch>
                                      <a:fillRect/>
                                    </a:stretch>
                                  </pic:blipFill>
                                  <pic:spPr bwMode="auto">
                                    <a:xfrm>
                                      <a:off x="0" y="0"/>
                                      <a:ext cx="5440045" cy="3399790"/>
                                    </a:xfrm>
                                    <a:prstGeom prst="rect">
                                      <a:avLst/>
                                    </a:prstGeom>
                                  </pic:spPr>
                                </pic:pic>
                              </a:graphicData>
                            </a:graphic>
                          </wp:inline>
                        </w:drawing>
                        <w:t xml:space="preserve">Figure </w:t>
                      </w:r>
                      <w:r>
                        <w:rPr/>
                        <w:fldChar w:fldCharType="begin"/>
                      </w:r>
                      <w:r>
                        <w:rPr/>
                        <w:instrText> SEQ Figure \* ARABIC </w:instrText>
                      </w:r>
                      <w:r>
                        <w:rPr/>
                        <w:fldChar w:fldCharType="separate"/>
                      </w:r>
                      <w:r>
                        <w:rPr/>
                        <w:t>11</w:t>
                      </w:r>
                      <w:r>
                        <w:rPr/>
                        <w:fldChar w:fldCharType="end"/>
                      </w:r>
                      <w:r>
                        <w:rPr/>
                        <w:t>: Motive software</w:t>
                      </w:r>
                    </w:p>
                  </w:txbxContent>
                </v:textbox>
                <w10:wrap type="topAndBottom"/>
              </v:rect>
            </w:pict>
          </mc:Fallback>
        </mc:AlternateContent>
      </w:r>
    </w:p>
    <w:p>
      <w:pPr>
        <w:pStyle w:val="Normal"/>
        <w:widowControl w:val="false"/>
        <w:numPr>
          <w:ilvl w:val="0"/>
          <w:numId w:val="0"/>
        </w:numPr>
        <w:tabs>
          <w:tab w:val="clear" w:pos="708"/>
          <w:tab w:val="left" w:pos="360" w:leader="none"/>
        </w:tabs>
        <w:suppressAutoHyphens w:val="true"/>
        <w:spacing w:before="144" w:after="29"/>
        <w:ind w:left="2070" w:right="0" w:hanging="0"/>
        <w:textAlignment w:val="baseline"/>
        <w:outlineLvl w:val="2"/>
        <w:rPr>
          <w:rFonts w:ascii="Times New Roman" w:hAnsi="Times New Roman"/>
          <w:b/>
          <w:b/>
          <w:bCs/>
          <w:color w:val="000000"/>
          <w:kern w:val="2"/>
          <w:sz w:val="28"/>
          <w:szCs w:val="28"/>
          <w:lang w:val="en-US" w:eastAsia="zh-CN" w:bidi="hi-IN"/>
        </w:rPr>
      </w:pPr>
      <w:r>
        <w:rPr>
          <w:rFonts w:ascii="Times New Roman" w:hAnsi="Times New Roman"/>
          <w:b/>
          <w:bCs/>
          <w:color w:val="000000"/>
          <w:kern w:val="2"/>
          <w:sz w:val="28"/>
          <w:szCs w:val="28"/>
          <w:lang w:val="en-US" w:eastAsia="zh-CN" w:bidi="hi-IN"/>
        </w:rPr>
      </w:r>
    </w:p>
    <w:p>
      <w:pPr>
        <w:pStyle w:val="Normal"/>
        <w:widowControl w:val="false"/>
        <w:numPr>
          <w:ilvl w:val="0"/>
          <w:numId w:val="0"/>
        </w:numPr>
        <w:tabs>
          <w:tab w:val="clear" w:pos="708"/>
          <w:tab w:val="left" w:pos="360" w:leader="none"/>
        </w:tabs>
        <w:suppressAutoHyphens w:val="true"/>
        <w:spacing w:before="144" w:after="29"/>
        <w:ind w:left="2070" w:right="0" w:hanging="0"/>
        <w:textAlignment w:val="baseline"/>
        <w:outlineLvl w:val="2"/>
        <w:rPr>
          <w:lang w:val="en-US"/>
        </w:rPr>
      </w:pPr>
      <w:bookmarkStart w:id="44" w:name="__RefHeading___Toc7851_1235905857"/>
      <w:bookmarkEnd w:id="44"/>
      <w:r>
        <w:rPr>
          <w:rFonts w:ascii="Times New Roman" w:hAnsi="Times New Roman"/>
          <w:b w:val="false"/>
          <w:bCs w:val="false"/>
          <w:color w:val="000000"/>
          <w:kern w:val="2"/>
          <w:sz w:val="28"/>
          <w:szCs w:val="28"/>
          <w:lang w:val="en-US" w:eastAsia="zh-CN" w:bidi="hi-IN"/>
        </w:rPr>
        <w:t>3</w:t>
      </w:r>
      <w:r>
        <w:rPr>
          <w:rFonts w:ascii="Times New Roman" w:hAnsi="Times New Roman"/>
          <w:b w:val="false"/>
          <w:bCs w:val="false"/>
          <w:color w:val="000000"/>
          <w:kern w:val="2"/>
          <w:sz w:val="28"/>
          <w:szCs w:val="28"/>
          <w:lang w:val="en-US" w:eastAsia="zh-CN" w:bidi="hi-IN"/>
        </w:rPr>
        <w:t>.</w:t>
      </w:r>
      <w:r>
        <w:rPr>
          <w:rFonts w:ascii="Times New Roman" w:hAnsi="Times New Roman"/>
          <w:b w:val="false"/>
          <w:bCs w:val="false"/>
          <w:color w:val="000000"/>
          <w:kern w:val="2"/>
          <w:sz w:val="28"/>
          <w:szCs w:val="28"/>
          <w:lang w:val="en-US" w:eastAsia="zh-CN" w:bidi="hi-IN"/>
        </w:rPr>
        <w:t xml:space="preserve">4.2 </w:t>
      </w:r>
      <w:r>
        <w:rPr>
          <w:rFonts w:ascii="Times New Roman" w:hAnsi="Times New Roman"/>
          <w:b/>
          <w:bCs/>
          <w:color w:val="000000"/>
          <w:kern w:val="2"/>
          <w:sz w:val="28"/>
          <w:szCs w:val="28"/>
          <w:lang w:val="en-US" w:eastAsia="zh-CN" w:bidi="hi-IN"/>
        </w:rPr>
        <w:t>o</w:t>
      </w:r>
      <w:r>
        <w:rPr>
          <w:rFonts w:ascii="Times New Roman" w:hAnsi="Times New Roman"/>
          <w:b/>
          <w:bCs/>
          <w:color w:val="000000"/>
          <w:kern w:val="2"/>
          <w:sz w:val="28"/>
          <w:szCs w:val="28"/>
          <w:lang w:val="en-US" w:eastAsia="zh-CN" w:bidi="hi-IN"/>
        </w:rPr>
        <w:t>ptitrack_interface</w:t>
      </w:r>
    </w:p>
    <w:p>
      <w:pPr>
        <w:pStyle w:val="TextBody"/>
        <w:numPr>
          <w:ilvl w:val="0"/>
          <w:numId w:val="2"/>
        </w:numPr>
        <w:ind w:left="0" w:right="0" w:hanging="1889"/>
        <w:rPr>
          <w:rFonts w:ascii="Times New Roman" w:hAnsi="Times New Roman"/>
          <w:b w:val="false"/>
          <w:b w:val="false"/>
          <w:bCs w:val="false"/>
          <w:sz w:val="22"/>
          <w:szCs w:val="22"/>
          <w:lang w:val="en-US"/>
        </w:rPr>
      </w:pPr>
      <w:r>
        <w:rPr>
          <w:rFonts w:ascii="Times New Roman" w:hAnsi="Times New Roman"/>
          <w:b w:val="false"/>
          <w:bCs w:val="false"/>
          <w:sz w:val="22"/>
          <w:szCs w:val="22"/>
          <w:lang w:val="en-US"/>
        </w:rPr>
        <w:t>python nat net client, it decodes the OptiTrack messages and publishe</w:t>
      </w:r>
      <w:r>
        <w:rPr>
          <w:rFonts w:ascii="Times New Roman" w:hAnsi="Times New Roman"/>
          <w:b w:val="false"/>
          <w:bCs w:val="false"/>
          <w:sz w:val="22"/>
          <w:szCs w:val="22"/>
          <w:lang w:val="en-US"/>
        </w:rPr>
        <w:t xml:space="preserve">s </w:t>
      </w:r>
      <w:r>
        <w:rPr>
          <w:rFonts w:ascii="Times New Roman" w:hAnsi="Times New Roman"/>
          <w:b w:val="false"/>
          <w:bCs w:val="false"/>
          <w:color w:val="000000"/>
          <w:sz w:val="22"/>
          <w:szCs w:val="22"/>
          <w:highlight w:val="yellow"/>
          <w:lang w:val="en-US"/>
        </w:rPr>
        <w:t>geometry_msgs.PoseStamped</w:t>
      </w:r>
      <w:r>
        <w:rPr>
          <w:rFonts w:ascii="Times New Roman" w:hAnsi="Times New Roman"/>
          <w:b w:val="false"/>
          <w:bCs w:val="false"/>
          <w:color w:val="000000"/>
          <w:sz w:val="22"/>
          <w:szCs w:val="22"/>
          <w:lang w:val="en-US"/>
        </w:rPr>
        <w:t xml:space="preserve">, </w:t>
      </w:r>
      <w:r>
        <w:rPr>
          <w:rFonts w:ascii="Times New Roman" w:hAnsi="Times New Roman"/>
          <w:b w:val="false"/>
          <w:bCs w:val="false"/>
          <w:color w:val="000000"/>
          <w:sz w:val="22"/>
          <w:szCs w:val="22"/>
          <w:lang w:val="en-US"/>
        </w:rPr>
        <w:t>a standard ROS message that can be accessed from the other programs.</w:t>
      </w:r>
    </w:p>
    <w:p>
      <w:pPr>
        <w:pStyle w:val="TextBody"/>
        <w:numPr>
          <w:ilvl w:val="0"/>
          <w:numId w:val="2"/>
        </w:numPr>
        <w:ind w:left="0" w:right="0" w:hanging="1889"/>
        <w:rPr>
          <w:rFonts w:ascii="Times New Roman" w:hAnsi="Times New Roman"/>
          <w:b w:val="false"/>
          <w:b w:val="false"/>
          <w:bCs w:val="false"/>
          <w:sz w:val="22"/>
          <w:szCs w:val="22"/>
          <w:lang w:val="en-US"/>
        </w:rPr>
      </w:pPr>
      <w:r>
        <w:rPr>
          <w:rFonts w:ascii="Times New Roman" w:hAnsi="Times New Roman"/>
          <w:b w:val="false"/>
          <w:bCs w:val="false"/>
          <w:color w:val="000000"/>
          <w:kern w:val="2"/>
          <w:sz w:val="22"/>
          <w:szCs w:val="22"/>
          <w:lang w:val="en-US" w:eastAsia="zh-CN" w:bidi="hi-IN"/>
        </w:rPr>
        <w:t>I</w:t>
      </w:r>
      <w:r>
        <w:rPr>
          <w:rFonts w:ascii="Times New Roman" w:hAnsi="Times New Roman"/>
          <w:b w:val="false"/>
          <w:bCs w:val="false"/>
          <w:color w:val="000000"/>
          <w:kern w:val="2"/>
          <w:sz w:val="22"/>
          <w:szCs w:val="22"/>
          <w:lang w:val="en-US" w:eastAsia="zh-CN" w:bidi="hi-IN"/>
        </w:rPr>
        <w:t>t’s configured with the ID of the tracking device registered in Motive to avoid publishing messages from a wrongly detected body.</w:t>
      </w:r>
    </w:p>
    <w:p>
      <w:pPr>
        <w:pStyle w:val="Normal"/>
        <w:widowControl w:val="false"/>
        <w:numPr>
          <w:ilvl w:val="0"/>
          <w:numId w:val="0"/>
        </w:numPr>
        <w:tabs>
          <w:tab w:val="clear" w:pos="708"/>
          <w:tab w:val="left" w:pos="360" w:leader="none"/>
        </w:tabs>
        <w:suppressAutoHyphens w:val="true"/>
        <w:spacing w:before="144" w:after="29"/>
        <w:ind w:left="2070" w:right="0" w:hanging="0"/>
        <w:textAlignment w:val="baseline"/>
        <w:outlineLvl w:val="2"/>
        <w:rPr/>
      </w:pPr>
      <w:bookmarkStart w:id="45" w:name="__RefHeading___Toc7929_1235905857"/>
      <w:bookmarkEnd w:id="45"/>
      <w:r>
        <w:rPr>
          <w:rFonts w:ascii="Times New Roman" w:hAnsi="Times New Roman"/>
          <w:b w:val="false"/>
          <w:bCs w:val="false"/>
          <w:color w:val="000000"/>
          <w:kern w:val="2"/>
          <w:sz w:val="28"/>
          <w:szCs w:val="28"/>
          <w:lang w:val="en-US" w:eastAsia="zh-CN" w:bidi="hi-IN"/>
        </w:rPr>
        <w:t>3</w:t>
      </w:r>
      <w:r>
        <w:rPr>
          <w:rFonts w:ascii="Times New Roman" w:hAnsi="Times New Roman"/>
          <w:b w:val="false"/>
          <w:bCs w:val="false"/>
          <w:color w:val="000000"/>
          <w:kern w:val="2"/>
          <w:sz w:val="28"/>
          <w:szCs w:val="28"/>
          <w:lang w:val="en-US" w:eastAsia="zh-CN" w:bidi="hi-IN"/>
        </w:rPr>
        <w:t>.</w:t>
      </w:r>
      <w:r>
        <w:rPr>
          <w:rFonts w:ascii="Times New Roman" w:hAnsi="Times New Roman"/>
          <w:b w:val="false"/>
          <w:bCs w:val="false"/>
          <w:color w:val="000000"/>
          <w:kern w:val="2"/>
          <w:sz w:val="28"/>
          <w:szCs w:val="28"/>
          <w:lang w:val="en-US" w:eastAsia="zh-CN" w:bidi="hi-IN"/>
        </w:rPr>
        <w:t>4.3</w:t>
      </w:r>
      <w:r>
        <w:rPr>
          <w:rFonts w:ascii="Times New Roman" w:hAnsi="Times New Roman"/>
          <w:b/>
          <w:bCs/>
          <w:color w:val="000000"/>
          <w:kern w:val="2"/>
          <w:sz w:val="28"/>
          <w:szCs w:val="28"/>
          <w:lang w:val="en-US" w:eastAsia="zh-CN" w:bidi="hi-IN"/>
        </w:rPr>
        <w:t xml:space="preserve"> op</w:t>
      </w:r>
      <w:r>
        <w:rPr>
          <w:rFonts w:ascii="Times New Roman" w:hAnsi="Times New Roman"/>
          <w:b/>
          <w:bCs/>
          <w:color w:val="000000"/>
          <w:kern w:val="2"/>
          <w:sz w:val="28"/>
          <w:szCs w:val="28"/>
          <w:lang w:val="en-US" w:eastAsia="zh-CN" w:bidi="hi-IN"/>
        </w:rPr>
        <w:t>ti-to-px4.py</w:t>
      </w:r>
    </w:p>
    <w:p>
      <w:pPr>
        <w:pStyle w:val="TextBody"/>
        <w:numPr>
          <w:ilvl w:val="0"/>
          <w:numId w:val="0"/>
        </w:numPr>
        <w:ind w:left="1782" w:right="0" w:hanging="0"/>
        <w:rPr>
          <w:rFonts w:ascii="Times New Roman" w:hAnsi="Times New Roman"/>
          <w:sz w:val="22"/>
          <w:szCs w:val="22"/>
        </w:rPr>
      </w:pPr>
      <w:r>
        <w:rPr>
          <w:rFonts w:ascii="Times New Roman" w:hAnsi="Times New Roman"/>
          <w:b w:val="false"/>
          <w:bCs w:val="false"/>
          <w:color w:val="000000"/>
          <w:sz w:val="22"/>
          <w:szCs w:val="22"/>
        </w:rPr>
        <w:t>P</w:t>
      </w:r>
      <w:r>
        <w:rPr>
          <w:rFonts w:ascii="Times New Roman" w:hAnsi="Times New Roman"/>
          <w:b w:val="false"/>
          <w:bCs w:val="false"/>
          <w:color w:val="000000"/>
          <w:sz w:val="22"/>
          <w:szCs w:val="22"/>
        </w:rPr>
        <w:t xml:space="preserve">ython program </w:t>
      </w:r>
      <w:r>
        <w:rPr>
          <w:rFonts w:ascii="Times New Roman" w:hAnsi="Times New Roman"/>
          <w:b w:val="false"/>
          <w:bCs w:val="false"/>
          <w:color w:val="000000"/>
          <w:sz w:val="22"/>
          <w:szCs w:val="22"/>
          <w:lang w:eastAsia="en-US"/>
        </w:rPr>
        <w:t>listens to the OptiTrack messages and</w:t>
      </w:r>
      <w:r>
        <w:rPr>
          <w:rFonts w:ascii="Times New Roman" w:hAnsi="Times New Roman"/>
          <w:b w:val="false"/>
          <w:bCs w:val="false"/>
          <w:color w:val="000000"/>
          <w:sz w:val="22"/>
          <w:szCs w:val="22"/>
        </w:rPr>
        <w:t xml:space="preserve"> converts </w:t>
      </w:r>
      <w:r>
        <w:rPr>
          <w:rFonts w:ascii="Times New Roman" w:hAnsi="Times New Roman"/>
          <w:b w:val="false"/>
          <w:bCs w:val="false"/>
          <w:color w:val="000000"/>
          <w:sz w:val="22"/>
          <w:szCs w:val="22"/>
          <w:highlight w:val="yellow"/>
        </w:rPr>
        <w:t>geometry_msgs.PoseStamped</w:t>
      </w:r>
      <w:r>
        <w:rPr>
          <w:rFonts w:ascii="Times New Roman" w:hAnsi="Times New Roman"/>
          <w:b w:val="false"/>
          <w:bCs w:val="false"/>
          <w:color w:val="000000"/>
          <w:sz w:val="22"/>
          <w:szCs w:val="22"/>
        </w:rPr>
        <w:t xml:space="preserve"> to </w:t>
      </w:r>
      <w:r>
        <w:rPr>
          <w:rFonts w:ascii="Times New Roman" w:hAnsi="Times New Roman"/>
          <w:b w:val="false"/>
          <w:bCs w:val="false"/>
          <w:color w:val="000000"/>
          <w:sz w:val="22"/>
          <w:szCs w:val="22"/>
          <w:highlight w:val="yellow"/>
          <w:lang w:eastAsia="en-US"/>
        </w:rPr>
        <w:t>VehicleOdometry</w:t>
      </w:r>
      <w:r>
        <w:rPr>
          <w:rFonts w:ascii="Times New Roman" w:hAnsi="Times New Roman"/>
          <w:b w:val="false"/>
          <w:bCs w:val="false"/>
          <w:color w:val="000000"/>
          <w:sz w:val="22"/>
          <w:szCs w:val="22"/>
          <w:highlight w:val="yellow"/>
        </w:rPr>
        <w:t xml:space="preserve"> </w:t>
      </w:r>
      <w:r>
        <w:rPr>
          <w:rFonts w:ascii="Times New Roman" w:hAnsi="Times New Roman"/>
          <w:b w:val="false"/>
          <w:bCs w:val="false"/>
          <w:color w:val="CCCCCC"/>
          <w:sz w:val="22"/>
          <w:szCs w:val="22"/>
        </w:rPr>
        <w:t xml:space="preserve"> </w:t>
      </w:r>
      <w:r>
        <w:rPr>
          <w:rFonts w:ascii="Times New Roman" w:hAnsi="Times New Roman"/>
          <w:b w:val="false"/>
          <w:bCs w:val="false"/>
          <w:color w:val="000000"/>
          <w:sz w:val="22"/>
          <w:szCs w:val="22"/>
        </w:rPr>
        <w:t xml:space="preserve">messages, a PX4 message type and </w:t>
      </w:r>
      <w:r>
        <w:rPr>
          <w:rFonts w:ascii="Times New Roman" w:hAnsi="Times New Roman"/>
          <w:b w:val="false"/>
          <w:bCs w:val="false"/>
          <w:i w:val="false"/>
          <w:caps w:val="false"/>
          <w:smallCaps w:val="false"/>
          <w:color w:val="000000"/>
          <w:spacing w:val="0"/>
          <w:sz w:val="22"/>
          <w:szCs w:val="22"/>
        </w:rPr>
        <w:t xml:space="preserve">throttles the output to </w:t>
      </w:r>
      <w:r>
        <w:rPr>
          <w:rFonts w:ascii="Times New Roman" w:hAnsi="Times New Roman"/>
          <w:b w:val="false"/>
          <w:bCs w:val="false"/>
          <w:i w:val="false"/>
          <w:caps w:val="false"/>
          <w:smallCaps w:val="false"/>
          <w:color w:val="000000"/>
          <w:spacing w:val="0"/>
          <w:sz w:val="22"/>
          <w:szCs w:val="22"/>
        </w:rPr>
        <w:t>a</w:t>
      </w:r>
      <w:r>
        <w:rPr>
          <w:rFonts w:ascii="Times New Roman" w:hAnsi="Times New Roman"/>
          <w:b w:val="false"/>
          <w:bCs w:val="false"/>
          <w:i w:val="false"/>
          <w:caps w:val="false"/>
          <w:smallCaps w:val="false"/>
          <w:color w:val="000000"/>
          <w:spacing w:val="0"/>
          <w:sz w:val="22"/>
          <w:szCs w:val="22"/>
        </w:rPr>
        <w:t xml:space="preserve"> stable 100Hz</w:t>
      </w:r>
      <w:r>
        <w:rPr>
          <w:rFonts w:ascii="Times New Roman" w:hAnsi="Times New Roman"/>
          <w:b w:val="false"/>
          <w:bCs w:val="false"/>
          <w:color w:val="000000"/>
          <w:sz w:val="22"/>
          <w:szCs w:val="22"/>
        </w:rPr>
        <w:t xml:space="preserve"> </w:t>
      </w:r>
    </w:p>
    <w:p>
      <w:pPr>
        <w:pStyle w:val="TextBody"/>
        <w:numPr>
          <w:ilvl w:val="0"/>
          <w:numId w:val="2"/>
        </w:numPr>
        <w:ind w:left="0" w:right="0" w:hanging="1889"/>
        <w:rPr>
          <w:rFonts w:ascii="Times New Roman" w:hAnsi="Times New Roman"/>
          <w:sz w:val="22"/>
          <w:szCs w:val="22"/>
        </w:rPr>
      </w:pPr>
      <w:r>
        <w:rPr>
          <w:rFonts w:ascii="Times New Roman" w:hAnsi="Times New Roman"/>
          <w:sz w:val="22"/>
          <w:szCs w:val="22"/>
        </w:rPr>
        <w:tab/>
      </w:r>
    </w:p>
    <w:p>
      <w:pPr>
        <w:pStyle w:val="TextBody"/>
        <w:numPr>
          <w:ilvl w:val="0"/>
          <w:numId w:val="2"/>
        </w:numPr>
        <w:ind w:left="0" w:right="0" w:hanging="1889"/>
        <w:rPr>
          <w:rFonts w:ascii="Times New Roman" w:hAnsi="Times New Roman"/>
          <w:b/>
          <w:b/>
          <w:bCs/>
          <w:sz w:val="32"/>
          <w:szCs w:val="32"/>
        </w:rPr>
      </w:pPr>
      <w:r>
        <w:rPr>
          <w:rFonts w:ascii="Times New Roman" w:hAnsi="Times New Roman"/>
          <w:b/>
          <w:bCs/>
          <w:sz w:val="32"/>
          <w:szCs w:val="32"/>
        </w:rPr>
        <w:t>WHY?</w:t>
      </w:r>
    </w:p>
    <w:p>
      <w:pPr>
        <w:pStyle w:val="TextBody"/>
        <w:numPr>
          <w:ilvl w:val="0"/>
          <w:numId w:val="2"/>
        </w:numPr>
        <w:ind w:left="0" w:right="0" w:hanging="1889"/>
        <w:rPr>
          <w:rFonts w:ascii="Times New Roman" w:hAnsi="Times New Roman"/>
          <w:sz w:val="22"/>
          <w:szCs w:val="22"/>
        </w:rPr>
      </w:pPr>
      <w:r>
        <w:rPr>
          <w:rFonts w:ascii="Times New Roman" w:hAnsi="Times New Roman"/>
          <w:sz w:val="22"/>
          <w:szCs w:val="22"/>
        </w:rPr>
        <w:t>Why doing all these conversion of messages?</w:t>
      </w:r>
    </w:p>
    <w:p>
      <w:pPr>
        <w:pStyle w:val="TextBody"/>
        <w:numPr>
          <w:ilvl w:val="0"/>
          <w:numId w:val="2"/>
        </w:numPr>
        <w:ind w:left="0" w:right="0" w:hanging="1889"/>
        <w:rPr>
          <w:rFonts w:ascii="Times New Roman" w:hAnsi="Times New Roman"/>
          <w:sz w:val="22"/>
          <w:szCs w:val="22"/>
        </w:rPr>
      </w:pPr>
      <w:r>
        <w:rPr>
          <w:rFonts w:ascii="Times New Roman" w:hAnsi="Times New Roman"/>
          <w:b w:val="false"/>
          <w:bCs w:val="false"/>
          <w:color w:val="000000"/>
          <w:sz w:val="22"/>
          <w:szCs w:val="22"/>
          <w:lang w:eastAsia="en-US"/>
        </w:rPr>
        <w:t xml:space="preserve">Let’s procede with steps: the first conversion from Motive to </w:t>
      </w:r>
      <w:r>
        <w:rPr>
          <w:rFonts w:ascii="Times New Roman" w:hAnsi="Times New Roman"/>
          <w:b w:val="false"/>
          <w:bCs w:val="false"/>
          <w:color w:val="000000"/>
          <w:sz w:val="22"/>
          <w:szCs w:val="22"/>
          <w:lang w:eastAsia="en-US"/>
        </w:rPr>
        <w:t>optitrack_interface</w:t>
      </w:r>
      <w:r>
        <w:rPr>
          <w:rFonts w:ascii="Times New Roman" w:hAnsi="Times New Roman"/>
          <w:b w:val="false"/>
          <w:bCs w:val="false"/>
          <w:color w:val="000000"/>
          <w:sz w:val="22"/>
          <w:szCs w:val="22"/>
          <w:lang w:eastAsia="en-US"/>
        </w:rPr>
        <w:t xml:space="preserve"> </w:t>
      </w:r>
      <w:r>
        <w:rPr>
          <w:rFonts w:ascii="Times New Roman" w:hAnsi="Times New Roman"/>
          <w:b w:val="false"/>
          <w:bCs w:val="false"/>
          <w:color w:val="000000"/>
          <w:sz w:val="22"/>
          <w:szCs w:val="22"/>
          <w:lang w:eastAsia="en-US"/>
        </w:rPr>
        <w:t>is need because Motive is a general pourpose trackign system and publishes it’s own format and not designed to work out of the with ROS</w:t>
      </w:r>
      <w:r>
        <w:rPr>
          <w:rFonts w:ascii="Times New Roman" w:hAnsi="Times New Roman"/>
          <w:b w:val="false"/>
          <w:bCs w:val="false"/>
          <w:color w:val="000000"/>
          <w:sz w:val="22"/>
          <w:szCs w:val="22"/>
          <w:lang w:eastAsia="en-US"/>
        </w:rPr>
        <w:t>2</w:t>
      </w:r>
      <w:r>
        <w:rPr>
          <w:rFonts w:ascii="Times New Roman" w:hAnsi="Times New Roman"/>
          <w:b w:val="false"/>
          <w:bCs w:val="false"/>
          <w:color w:val="000000"/>
          <w:sz w:val="22"/>
          <w:szCs w:val="22"/>
          <w:lang w:eastAsia="en-US"/>
        </w:rPr>
        <w:t xml:space="preserve"> so this step is unavoidable.</w:t>
      </w:r>
    </w:p>
    <w:p>
      <w:pPr>
        <w:pStyle w:val="TextBody"/>
        <w:numPr>
          <w:ilvl w:val="0"/>
          <w:numId w:val="2"/>
        </w:numPr>
        <w:ind w:left="0" w:right="0" w:hanging="1889"/>
        <w:rPr>
          <w:rFonts w:ascii="Times New Roman" w:hAnsi="Times New Roman"/>
          <w:sz w:val="22"/>
          <w:szCs w:val="22"/>
        </w:rPr>
      </w:pPr>
      <w:r>
        <w:rPr>
          <w:rFonts w:ascii="Times New Roman" w:hAnsi="Times New Roman"/>
          <w:b w:val="false"/>
          <w:bCs w:val="false"/>
          <w:color w:val="000000"/>
          <w:sz w:val="22"/>
          <w:szCs w:val="22"/>
          <w:lang w:eastAsia="en-US"/>
        </w:rPr>
        <w:t xml:space="preserve">But in the second part from </w:t>
      </w:r>
      <w:r>
        <w:rPr>
          <w:rFonts w:ascii="Times New Roman" w:hAnsi="Times New Roman"/>
          <w:b w:val="false"/>
          <w:bCs w:val="false"/>
          <w:color w:val="000000"/>
          <w:sz w:val="22"/>
          <w:szCs w:val="22"/>
          <w:lang w:eastAsia="en-US"/>
        </w:rPr>
        <w:t xml:space="preserve">optitrack_interface </w:t>
      </w:r>
      <w:r>
        <w:rPr>
          <w:rFonts w:ascii="Times New Roman" w:hAnsi="Times New Roman"/>
          <w:b w:val="false"/>
          <w:bCs w:val="false"/>
          <w:color w:val="000000"/>
          <w:sz w:val="22"/>
          <w:szCs w:val="22"/>
          <w:lang w:eastAsia="en-US"/>
        </w:rPr>
        <w:t>to PX4 we convert ROS</w:t>
      </w:r>
      <w:r>
        <w:rPr>
          <w:rFonts w:ascii="Times New Roman" w:hAnsi="Times New Roman"/>
          <w:b w:val="false"/>
          <w:bCs w:val="false"/>
          <w:color w:val="000000"/>
          <w:sz w:val="22"/>
          <w:szCs w:val="22"/>
          <w:lang w:eastAsia="en-US"/>
        </w:rPr>
        <w:t xml:space="preserve">2 </w:t>
      </w:r>
      <w:r>
        <w:rPr>
          <w:rFonts w:ascii="Times New Roman" w:hAnsi="Times New Roman"/>
          <w:b w:val="false"/>
          <w:bCs w:val="false"/>
          <w:color w:val="000000"/>
          <w:sz w:val="22"/>
          <w:szCs w:val="22"/>
          <w:lang w:eastAsia="en-US"/>
        </w:rPr>
        <w:t>message to ROS</w:t>
      </w:r>
      <w:r>
        <w:rPr>
          <w:rFonts w:ascii="Times New Roman" w:hAnsi="Times New Roman"/>
          <w:b w:val="false"/>
          <w:bCs w:val="false"/>
          <w:color w:val="000000"/>
          <w:sz w:val="22"/>
          <w:szCs w:val="22"/>
          <w:lang w:eastAsia="en-US"/>
        </w:rPr>
        <w:t>2</w:t>
      </w:r>
      <w:r>
        <w:rPr>
          <w:rFonts w:ascii="Times New Roman" w:hAnsi="Times New Roman"/>
          <w:b w:val="false"/>
          <w:bCs w:val="false"/>
          <w:color w:val="000000"/>
          <w:sz w:val="22"/>
          <w:szCs w:val="22"/>
          <w:lang w:eastAsia="en-US"/>
        </w:rPr>
        <w:t xml:space="preserve"> message, can’t we just skip the middle part and do Motive-PX4?</w:t>
      </w:r>
    </w:p>
    <w:p>
      <w:pPr>
        <w:pStyle w:val="TextBody"/>
        <w:numPr>
          <w:ilvl w:val="0"/>
          <w:numId w:val="2"/>
        </w:numPr>
        <w:ind w:left="0" w:right="0" w:hanging="1889"/>
        <w:rPr>
          <w:rFonts w:ascii="Times New Roman" w:hAnsi="Times New Roman"/>
          <w:sz w:val="22"/>
          <w:szCs w:val="22"/>
        </w:rPr>
      </w:pPr>
      <w:r>
        <w:rPr>
          <w:rFonts w:ascii="Times New Roman" w:hAnsi="Times New Roman"/>
          <w:sz w:val="22"/>
          <w:szCs w:val="22"/>
        </w:rPr>
        <w:t>The answer is yes, but not always.</w:t>
      </w:r>
    </w:p>
    <w:p>
      <w:pPr>
        <w:pStyle w:val="TextBody"/>
        <w:numPr>
          <w:ilvl w:val="0"/>
          <w:numId w:val="2"/>
        </w:numPr>
        <w:ind w:left="0" w:right="0" w:hanging="1889"/>
        <w:rPr>
          <w:rFonts w:ascii="Times New Roman" w:hAnsi="Times New Roman"/>
          <w:sz w:val="22"/>
          <w:szCs w:val="22"/>
        </w:rPr>
      </w:pPr>
      <w:r>
        <w:rPr>
          <w:rFonts w:ascii="Times New Roman" w:hAnsi="Times New Roman"/>
          <w:b w:val="false"/>
          <w:bCs w:val="false"/>
          <w:color w:val="000000"/>
          <w:sz w:val="22"/>
          <w:szCs w:val="22"/>
          <w:lang w:eastAsia="en-US"/>
        </w:rPr>
        <w:t xml:space="preserve">Let me explain, this setup was done in an existing laboratory and a standard </w:t>
      </w:r>
      <w:r>
        <w:rPr>
          <w:rFonts w:ascii="Times New Roman" w:hAnsi="Times New Roman"/>
          <w:b w:val="false"/>
          <w:bCs w:val="false"/>
          <w:color w:val="000000"/>
          <w:sz w:val="22"/>
          <w:szCs w:val="22"/>
          <w:highlight w:val="yellow"/>
          <w:lang w:eastAsia="en-US"/>
        </w:rPr>
        <w:t xml:space="preserve">PoseStamped </w:t>
      </w:r>
      <w:r>
        <w:rPr>
          <w:rFonts w:ascii="Times New Roman" w:hAnsi="Times New Roman"/>
          <w:b w:val="false"/>
          <w:bCs w:val="false"/>
          <w:color w:val="000000"/>
          <w:sz w:val="22"/>
          <w:szCs w:val="22"/>
          <w:lang w:eastAsia="en-US"/>
        </w:rPr>
        <w:t xml:space="preserve"> is recognized by any ROS</w:t>
      </w:r>
      <w:r>
        <w:rPr>
          <w:rFonts w:ascii="Times New Roman" w:hAnsi="Times New Roman"/>
          <w:b w:val="false"/>
          <w:bCs w:val="false"/>
          <w:color w:val="000000"/>
          <w:sz w:val="22"/>
          <w:szCs w:val="22"/>
          <w:lang w:eastAsia="en-US"/>
        </w:rPr>
        <w:t>2</w:t>
      </w:r>
      <w:r>
        <w:rPr>
          <w:rFonts w:ascii="Times New Roman" w:hAnsi="Times New Roman"/>
          <w:b w:val="false"/>
          <w:bCs w:val="false"/>
          <w:color w:val="000000"/>
          <w:sz w:val="22"/>
          <w:szCs w:val="22"/>
          <w:lang w:eastAsia="en-US"/>
        </w:rPr>
        <w:t xml:space="preserve"> program </w:t>
      </w:r>
      <w:r>
        <w:rPr>
          <w:rFonts w:ascii="Times New Roman" w:hAnsi="Times New Roman"/>
          <w:b w:val="false"/>
          <w:bCs w:val="false"/>
          <w:color w:val="000000"/>
          <w:sz w:val="22"/>
          <w:szCs w:val="22"/>
          <w:lang w:eastAsia="en-US"/>
        </w:rPr>
        <w:t>and</w:t>
      </w:r>
      <w:r>
        <w:rPr>
          <w:rFonts w:ascii="Times New Roman" w:hAnsi="Times New Roman"/>
          <w:b w:val="false"/>
          <w:bCs w:val="false"/>
          <w:color w:val="000000"/>
          <w:sz w:val="22"/>
          <w:szCs w:val="22"/>
          <w:lang w:eastAsia="en-US"/>
        </w:rPr>
        <w:t xml:space="preserve"> is the most suitable for the data transferred, </w:t>
      </w:r>
      <w:r>
        <w:rPr>
          <w:rFonts w:ascii="Times New Roman" w:hAnsi="Times New Roman"/>
          <w:b w:val="false"/>
          <w:bCs w:val="false"/>
          <w:color w:val="000000"/>
          <w:sz w:val="22"/>
          <w:szCs w:val="22"/>
          <w:lang w:eastAsia="en-US"/>
        </w:rPr>
        <w:t>so an existing setup might alerady have this system setup.</w:t>
      </w:r>
    </w:p>
    <w:p>
      <w:pPr>
        <w:pStyle w:val="TextBody"/>
        <w:numPr>
          <w:ilvl w:val="0"/>
          <w:numId w:val="2"/>
        </w:numPr>
        <w:ind w:left="0" w:right="0" w:hanging="1889"/>
        <w:rPr>
          <w:rFonts w:ascii="Times New Roman" w:hAnsi="Times New Roman"/>
          <w:sz w:val="22"/>
          <w:szCs w:val="22"/>
        </w:rPr>
      </w:pPr>
      <w:r>
        <w:rPr>
          <w:rFonts w:ascii="Times New Roman" w:hAnsi="Times New Roman"/>
          <w:b w:val="false"/>
          <w:bCs w:val="false"/>
          <w:color w:val="000000"/>
          <w:sz w:val="22"/>
          <w:szCs w:val="22"/>
          <w:lang w:eastAsia="en-US"/>
        </w:rPr>
        <w:t>S</w:t>
      </w:r>
      <w:r>
        <w:rPr>
          <w:rFonts w:ascii="Times New Roman" w:hAnsi="Times New Roman"/>
          <w:b w:val="false"/>
          <w:bCs w:val="false"/>
          <w:color w:val="000000"/>
          <w:sz w:val="22"/>
          <w:szCs w:val="22"/>
          <w:lang w:eastAsia="en-US"/>
        </w:rPr>
        <w:t xml:space="preserve">o a </w:t>
      </w:r>
      <w:r>
        <w:rPr>
          <w:rFonts w:ascii="Times New Roman" w:hAnsi="Times New Roman"/>
          <w:b w:val="false"/>
          <w:bCs w:val="false"/>
          <w:color w:val="000000"/>
          <w:sz w:val="22"/>
          <w:szCs w:val="22"/>
          <w:highlight w:val="yellow"/>
          <w:lang w:eastAsia="en-US"/>
        </w:rPr>
        <w:t xml:space="preserve">PoseStamped </w:t>
      </w:r>
      <w:r>
        <w:rPr>
          <w:rFonts w:ascii="Times New Roman" w:hAnsi="Times New Roman"/>
          <w:b w:val="false"/>
          <w:bCs w:val="false"/>
          <w:color w:val="000000"/>
          <w:sz w:val="22"/>
          <w:szCs w:val="22"/>
          <w:lang w:eastAsia="en-US"/>
        </w:rPr>
        <w:t>message is more likely to be supported by existing setups and it’s more easily replicable and faked for testing purposes.</w:t>
      </w:r>
    </w:p>
    <w:p>
      <w:pPr>
        <w:pStyle w:val="TextBody"/>
        <w:numPr>
          <w:ilvl w:val="0"/>
          <w:numId w:val="2"/>
        </w:numPr>
        <w:ind w:left="0" w:right="0" w:hanging="1889"/>
        <w:rPr>
          <w:rFonts w:ascii="Times New Roman" w:hAnsi="Times New Roman"/>
          <w:sz w:val="22"/>
          <w:szCs w:val="22"/>
        </w:rPr>
      </w:pPr>
      <w:r>
        <w:rPr>
          <w:rFonts w:ascii="Times New Roman" w:hAnsi="Times New Roman"/>
          <w:sz w:val="22"/>
          <w:szCs w:val="22"/>
        </w:rPr>
        <w:t xml:space="preserve">In any case I developed an all in one solution for a direct </w:t>
      </w:r>
      <w:r>
        <w:rPr>
          <w:rFonts w:ascii="Times New Roman" w:hAnsi="Times New Roman"/>
          <w:sz w:val="22"/>
          <w:szCs w:val="22"/>
        </w:rPr>
        <w:t xml:space="preserve">Motive-PX4 </w:t>
      </w:r>
      <w:r>
        <w:rPr>
          <w:rFonts w:ascii="Times New Roman" w:hAnsi="Times New Roman"/>
          <w:sz w:val="22"/>
          <w:szCs w:val="22"/>
        </w:rPr>
        <w:t xml:space="preserve">and it’s called </w:t>
      </w:r>
      <w:r>
        <w:rPr>
          <w:rFonts w:ascii="Times New Roman" w:hAnsi="Times New Roman"/>
          <w:b/>
          <w:bCs/>
          <w:sz w:val="22"/>
          <w:szCs w:val="22"/>
        </w:rPr>
        <w:t>all_in_one.py</w:t>
      </w:r>
    </w:p>
    <w:p>
      <w:pPr>
        <w:pStyle w:val="Tesi"/>
        <w:ind w:left="0" w:right="0" w:firstLine="374"/>
        <w:rPr>
          <w:rFonts w:ascii="Times New Roman" w:hAnsi="Times New Roman"/>
          <w:b/>
          <w:b/>
          <w:bCs/>
          <w:color w:val="000000"/>
          <w:sz w:val="22"/>
          <w:szCs w:val="22"/>
          <w:lang w:eastAsia="en-US"/>
        </w:rPr>
      </w:pPr>
      <w:r>
        <w:rPr>
          <w:rFonts w:ascii="Times New Roman" w:hAnsi="Times New Roman"/>
          <w:b/>
          <w:bCs/>
          <w:color w:val="000000"/>
          <w:sz w:val="22"/>
          <w:szCs w:val="22"/>
          <w:lang w:eastAsia="en-US"/>
        </w:rPr>
      </w:r>
    </w:p>
    <w:p>
      <w:pPr>
        <w:pStyle w:val="Tesi"/>
        <w:ind w:left="0" w:right="0" w:hanging="0"/>
        <w:rPr/>
      </w:pPr>
      <w:r>
        <w:rPr>
          <w:rFonts w:ascii="Times New Roman" w:hAnsi="Times New Roman"/>
          <w:b w:val="false"/>
          <w:bCs w:val="false"/>
          <w:color w:val="000000"/>
          <w:sz w:val="22"/>
          <w:szCs w:val="22"/>
          <w:lang w:eastAsia="en-US"/>
        </w:rPr>
        <w:t xml:space="preserve">This is all the software that is used to make the drone fly which is either proprietary software, forked and modified code or developed from scratch </w:t>
      </w:r>
      <w:r>
        <w:rPr>
          <w:rFonts w:ascii="Times New Roman" w:hAnsi="Times New Roman"/>
          <w:b w:val="false"/>
          <w:bCs w:val="false"/>
          <w:color w:val="000000"/>
          <w:sz w:val="22"/>
          <w:szCs w:val="22"/>
          <w:lang w:eastAsia="en-US"/>
        </w:rPr>
        <w:t>by</w:t>
      </w:r>
      <w:r>
        <w:rPr>
          <w:rFonts w:ascii="Times New Roman" w:hAnsi="Times New Roman"/>
          <w:b w:val="false"/>
          <w:bCs w:val="false"/>
          <w:color w:val="000000"/>
          <w:sz w:val="22"/>
          <w:szCs w:val="22"/>
          <w:lang w:eastAsia="en-US"/>
        </w:rPr>
        <w:t xml:space="preserve"> me, all </w:t>
      </w:r>
      <w:r>
        <w:rPr>
          <w:rFonts w:ascii="Times New Roman" w:hAnsi="Times New Roman"/>
          <w:b w:val="false"/>
          <w:bCs w:val="false"/>
          <w:color w:val="000000"/>
          <w:sz w:val="22"/>
          <w:szCs w:val="22"/>
          <w:lang w:eastAsia="en-US"/>
        </w:rPr>
        <w:t>details</w:t>
      </w:r>
      <w:r>
        <w:rPr>
          <w:rFonts w:ascii="Times New Roman" w:hAnsi="Times New Roman"/>
          <w:b w:val="false"/>
          <w:bCs w:val="false"/>
          <w:color w:val="000000"/>
          <w:sz w:val="22"/>
          <w:szCs w:val="22"/>
          <w:lang w:eastAsia="en-US"/>
        </w:rPr>
        <w:t xml:space="preserve"> are in the main repository.</w:t>
      </w:r>
    </w:p>
    <w:p>
      <w:pPr>
        <w:pStyle w:val="TextBody"/>
        <w:numPr>
          <w:ilvl w:val="0"/>
          <w:numId w:val="2"/>
        </w:numPr>
        <w:ind w:left="0" w:right="0" w:hanging="1889"/>
        <w:rPr/>
      </w:pPr>
      <w:bookmarkStart w:id="46" w:name="__RefHeading___Toc6827_1235905857"/>
      <w:bookmarkEnd w:id="46"/>
      <w:r>
        <w:rPr/>
        <w:t xml:space="preserve">More programs are used in the simulation section </w:t>
      </w:r>
      <w:r>
        <w:rPr/>
        <w:t>but it’s not directly needed for the drone to fly</w:t>
      </w:r>
      <w:r>
        <w:rPr/>
        <w:t>.</w:t>
      </w:r>
    </w:p>
    <w:p>
      <w:pPr>
        <w:pStyle w:val="TextBody"/>
        <w:numPr>
          <w:ilvl w:val="0"/>
          <w:numId w:val="0"/>
        </w:numPr>
        <w:ind w:left="0" w:right="0" w:hanging="1889"/>
        <w:rPr/>
      </w:pPr>
      <w:r>
        <w:rPr/>
      </w:r>
    </w:p>
    <w:p>
      <w:pPr>
        <w:pStyle w:val="TextBody"/>
        <w:numPr>
          <w:ilvl w:val="0"/>
          <w:numId w:val="0"/>
        </w:numPr>
        <w:ind w:left="0" w:right="0" w:hanging="1889"/>
        <w:rPr/>
      </w:pPr>
      <w:r>
        <w:rPr/>
      </w:r>
    </w:p>
    <w:p>
      <w:pPr>
        <w:pStyle w:val="Normal"/>
        <w:widowControl w:val="false"/>
        <w:numPr>
          <w:ilvl w:val="0"/>
          <w:numId w:val="0"/>
        </w:numPr>
        <w:tabs>
          <w:tab w:val="clear" w:pos="708"/>
          <w:tab w:val="left" w:pos="360" w:leader="none"/>
        </w:tabs>
        <w:suppressAutoHyphens w:val="true"/>
        <w:spacing w:before="288" w:after="29"/>
        <w:ind w:left="0" w:right="0" w:hanging="0"/>
        <w:jc w:val="both"/>
        <w:textAlignment w:val="baseline"/>
        <w:outlineLvl w:val="1"/>
        <w:rPr>
          <w:lang w:val="en-US"/>
        </w:rPr>
      </w:pPr>
      <w:bookmarkStart w:id="47" w:name="__RefHeading___Toc3253_2638054110"/>
      <w:bookmarkEnd w:id="47"/>
      <w:r>
        <w:rPr>
          <w:rFonts w:ascii="Times New Roman" w:hAnsi="Times New Roman"/>
          <w:b w:val="false"/>
          <w:bCs w:val="false"/>
          <w:color w:val="000000"/>
          <w:kern w:val="2"/>
          <w:sz w:val="28"/>
          <w:szCs w:val="28"/>
          <w:highlight w:val="white"/>
          <w:lang w:val="en-US" w:eastAsia="zh-CN" w:bidi="hi-IN"/>
        </w:rPr>
        <w:t>3</w:t>
      </w:r>
      <w:r>
        <w:rPr>
          <w:rFonts w:ascii="Times New Roman" w:hAnsi="Times New Roman"/>
          <w:b w:val="false"/>
          <w:bCs w:val="false"/>
          <w:color w:val="000000"/>
          <w:kern w:val="2"/>
          <w:sz w:val="28"/>
          <w:szCs w:val="28"/>
          <w:highlight w:val="white"/>
          <w:lang w:val="en-US" w:eastAsia="zh-CN" w:bidi="hi-IN"/>
        </w:rPr>
        <w:t xml:space="preserve">.5 </w:t>
      </w:r>
      <w:r>
        <w:rPr>
          <w:rFonts w:ascii="Times New Roman" w:hAnsi="Times New Roman"/>
          <w:b/>
          <w:bCs/>
          <w:color w:val="000000"/>
          <w:kern w:val="2"/>
          <w:sz w:val="28"/>
          <w:szCs w:val="28"/>
          <w:highlight w:val="white"/>
          <w:lang w:val="en-US" w:eastAsia="zh-CN" w:bidi="hi-IN"/>
        </w:rPr>
        <w:t>Extra</w:t>
      </w:r>
    </w:p>
    <w:p>
      <w:pPr>
        <w:pStyle w:val="TextBody"/>
        <w:numPr>
          <w:ilvl w:val="0"/>
          <w:numId w:val="2"/>
        </w:numPr>
        <w:ind w:left="0" w:right="0" w:hanging="1889"/>
        <w:rPr>
          <w:sz w:val="22"/>
          <w:szCs w:val="22"/>
        </w:rPr>
      </w:pPr>
      <w:r>
        <w:rPr>
          <w:sz w:val="22"/>
          <w:szCs w:val="22"/>
        </w:rPr>
        <w:t>A listo of other programms necessary for the setup, developement and debug of this project</w:t>
      </w:r>
    </w:p>
    <w:p>
      <w:pPr>
        <w:pStyle w:val="Tesi"/>
        <w:rPr>
          <w:rFonts w:ascii="Times New Roman" w:hAnsi="Times New Roman"/>
          <w:b w:val="false"/>
          <w:b w:val="false"/>
          <w:bCs w:val="false"/>
          <w:color w:val="000000"/>
          <w:sz w:val="22"/>
          <w:szCs w:val="22"/>
          <w:lang w:val="en-US" w:eastAsia="en-US"/>
        </w:rPr>
      </w:pPr>
      <w:r>
        <w:rPr>
          <w:rFonts w:ascii="Times New Roman" w:hAnsi="Times New Roman"/>
          <w:b w:val="false"/>
          <w:bCs w:val="false"/>
          <w:color w:val="000000"/>
          <w:sz w:val="22"/>
          <w:szCs w:val="22"/>
          <w:lang w:val="en-US" w:eastAsia="en-US"/>
        </w:rPr>
      </w:r>
    </w:p>
    <w:p>
      <w:pPr>
        <w:pStyle w:val="Normal"/>
        <w:keepNext w:val="true"/>
        <w:widowControl w:val="false"/>
        <w:numPr>
          <w:ilvl w:val="0"/>
          <w:numId w:val="0"/>
        </w:numPr>
        <w:tabs>
          <w:tab w:val="clear" w:pos="708"/>
          <w:tab w:val="left" w:pos="360" w:leader="none"/>
        </w:tabs>
        <w:suppressAutoHyphens w:val="true"/>
        <w:spacing w:before="144" w:after="29"/>
        <w:ind w:left="2070" w:right="0" w:hanging="0"/>
        <w:textAlignment w:val="baseline"/>
        <w:outlineLvl w:val="2"/>
        <w:rPr/>
      </w:pPr>
      <w:bookmarkStart w:id="48" w:name="__RefHeading___Toc7019_12359058571"/>
      <w:bookmarkEnd w:id="48"/>
      <w:r>
        <w:rPr>
          <w:rFonts w:ascii="Times New Roman" w:hAnsi="Times New Roman"/>
          <w:b w:val="false"/>
          <w:bCs w:val="false"/>
          <w:color w:val="000000"/>
          <w:kern w:val="2"/>
          <w:sz w:val="28"/>
          <w:szCs w:val="28"/>
          <w:lang w:val="en-US" w:eastAsia="zh-CN" w:bidi="hi-IN"/>
        </w:rPr>
        <w:t>3</w:t>
      </w:r>
      <w:r>
        <w:rPr>
          <w:rFonts w:ascii="Times New Roman" w:hAnsi="Times New Roman"/>
          <w:b w:val="false"/>
          <w:bCs w:val="false"/>
          <w:color w:val="000000"/>
          <w:kern w:val="2"/>
          <w:sz w:val="28"/>
          <w:szCs w:val="28"/>
          <w:lang w:val="en-US" w:eastAsia="zh-CN" w:bidi="hi-IN"/>
        </w:rPr>
        <w:t>.</w:t>
      </w:r>
      <w:r>
        <w:rPr>
          <w:rFonts w:ascii="Times New Roman" w:hAnsi="Times New Roman"/>
          <w:b w:val="false"/>
          <w:bCs w:val="false"/>
          <w:color w:val="000000"/>
          <w:kern w:val="2"/>
          <w:sz w:val="28"/>
          <w:szCs w:val="28"/>
          <w:lang w:val="en-US" w:eastAsia="zh-CN" w:bidi="hi-IN"/>
        </w:rPr>
        <w:t>5.1</w:t>
      </w:r>
      <w:r>
        <w:rPr>
          <w:rFonts w:ascii="Times New Roman" w:hAnsi="Times New Roman"/>
          <w:b w:val="false"/>
          <w:bCs w:val="false"/>
          <w:color w:val="000000"/>
          <w:kern w:val="2"/>
          <w:sz w:val="28"/>
          <w:szCs w:val="28"/>
          <w:lang w:val="en-US" w:eastAsia="zh-CN" w:bidi="hi-IN"/>
        </w:rPr>
        <w:t xml:space="preserve"> </w:t>
      </w:r>
      <w:r>
        <w:rPr>
          <w:rFonts w:ascii="Times New Roman" w:hAnsi="Times New Roman"/>
          <w:b/>
          <w:bCs/>
          <w:color w:val="000000"/>
          <w:kern w:val="2"/>
          <w:sz w:val="28"/>
          <w:szCs w:val="28"/>
          <w:lang w:val="en-US" w:eastAsia="zh-CN" w:bidi="hi-IN"/>
        </w:rPr>
        <w:t>QGroundControl</w:t>
      </w:r>
    </w:p>
    <w:p>
      <w:pPr>
        <w:pStyle w:val="TextBody"/>
        <w:numPr>
          <w:ilvl w:val="0"/>
          <w:numId w:val="0"/>
        </w:numPr>
        <w:ind w:left="2070" w:right="0" w:hanging="0"/>
        <w:rPr>
          <w:sz w:val="22"/>
          <w:szCs w:val="22"/>
          <w:lang w:val="en-US"/>
        </w:rPr>
      </w:pPr>
      <w:r>
        <w:rPr>
          <w:rFonts w:ascii="Times New Roman" w:hAnsi="Times New Roman"/>
          <w:b w:val="false"/>
          <w:bCs w:val="false"/>
          <w:color w:val="000000"/>
          <w:kern w:val="2"/>
          <w:sz w:val="22"/>
          <w:szCs w:val="22"/>
          <w:lang w:val="en-US" w:eastAsia="zh-CN" w:bidi="hi-IN"/>
        </w:rPr>
        <w:t xml:space="preserve">QGroundControl </w:t>
      </w:r>
      <w:r>
        <w:rPr>
          <w:rFonts w:ascii="Times New Roman" w:hAnsi="Times New Roman"/>
          <w:b w:val="false"/>
          <w:bCs w:val="false"/>
          <w:color w:val="000000"/>
          <w:kern w:val="2"/>
          <w:sz w:val="22"/>
          <w:szCs w:val="22"/>
          <w:lang w:val="en-US" w:eastAsia="zh-CN" w:bidi="hi-IN"/>
        </w:rPr>
        <w:t xml:space="preserve">or QGC, is an software for UAVs, it’s an interface tot he flight controller and it was used to </w:t>
      </w:r>
      <w:r>
        <w:rPr>
          <w:rFonts w:ascii="Times New Roman" w:hAnsi="Times New Roman"/>
          <w:b w:val="false"/>
          <w:bCs w:val="false"/>
          <w:color w:val="000000"/>
          <w:kern w:val="2"/>
          <w:sz w:val="22"/>
          <w:szCs w:val="22"/>
          <w:lang w:val="en-US" w:eastAsia="zh-CN" w:bidi="hi-IN"/>
        </w:rPr>
        <w:t>s</w:t>
      </w:r>
      <w:r>
        <w:rPr>
          <w:rFonts w:ascii="Times New Roman" w:hAnsi="Times New Roman"/>
          <w:b w:val="false"/>
          <w:bCs w:val="false"/>
          <w:color w:val="000000"/>
          <w:kern w:val="2"/>
          <w:sz w:val="22"/>
          <w:szCs w:val="22"/>
          <w:lang w:val="en-US" w:eastAsia="zh-CN" w:bidi="hi-IN"/>
        </w:rPr>
        <w:t>et parameters and retrieve flight logs, install firmware and PID tuning.</w:t>
      </w:r>
      <w:r>
        <mc:AlternateContent>
          <mc:Choice Requires="wps">
            <w:drawing>
              <wp:anchor behindDoc="0" distT="0" distB="0" distL="0" distR="0" simplePos="0" locked="0" layoutInCell="1" allowOverlap="1" relativeHeight="29">
                <wp:simplePos x="0" y="0"/>
                <wp:positionH relativeFrom="column">
                  <wp:posOffset>92075</wp:posOffset>
                </wp:positionH>
                <wp:positionV relativeFrom="paragraph">
                  <wp:posOffset>356235</wp:posOffset>
                </wp:positionV>
                <wp:extent cx="6119495" cy="5558790"/>
                <wp:effectExtent l="0" t="0" r="0" b="0"/>
                <wp:wrapSquare wrapText="largest"/>
                <wp:docPr id="35" name="Frame16"/>
                <a:graphic xmlns:a="http://schemas.openxmlformats.org/drawingml/2006/main">
                  <a:graphicData uri="http://schemas.microsoft.com/office/word/2010/wordprocessingShape">
                    <wps:wsp>
                      <wps:cNvSpPr txBox="1"/>
                      <wps:spPr>
                        <a:xfrm>
                          <a:off x="0" y="0"/>
                          <a:ext cx="6119495" cy="5558790"/>
                        </a:xfrm>
                        <a:prstGeom prst="rect"/>
                      </wps:spPr>
                      <wps:txbx>
                        <w:txbxContent>
                          <w:p>
                            <w:pPr>
                              <w:pStyle w:val="Figure"/>
                              <w:spacing w:before="120" w:after="120"/>
                              <w:rPr/>
                            </w:pPr>
                            <w:r>
                              <w:rPr/>
                              <w:drawing>
                                <wp:inline distT="0" distB="0" distL="0" distR="0">
                                  <wp:extent cx="5570855" cy="4682490"/>
                                  <wp:effectExtent l="0" t="0" r="0" b="0"/>
                                  <wp:docPr id="3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 descr=""/>
                                          <pic:cNvPicPr>
                                            <a:picLocks noChangeAspect="1" noChangeArrowheads="1"/>
                                          </pic:cNvPicPr>
                                        </pic:nvPicPr>
                                        <pic:blipFill>
                                          <a:blip r:embed="rId19"/>
                                          <a:stretch>
                                            <a:fillRect/>
                                          </a:stretch>
                                        </pic:blipFill>
                                        <pic:spPr bwMode="auto">
                                          <a:xfrm>
                                            <a:off x="0" y="0"/>
                                            <a:ext cx="5570855" cy="4682490"/>
                                          </a:xfrm>
                                          <a:prstGeom prst="rect">
                                            <a:avLst/>
                                          </a:prstGeom>
                                        </pic:spPr>
                                      </pic:pic>
                                    </a:graphicData>
                                  </a:graphic>
                                </wp:inline>
                              </w:drawing>
                              <w:t xml:space="preserve">Figure </w:t>
                            </w:r>
                            <w:r>
                              <w:rPr/>
                              <w:fldChar w:fldCharType="begin"/>
                            </w:r>
                            <w:r>
                              <w:rPr/>
                              <w:instrText> SEQ Figure \* ARABIC </w:instrText>
                            </w:r>
                            <w:r>
                              <w:rPr/>
                              <w:fldChar w:fldCharType="separate"/>
                            </w:r>
                            <w:r>
                              <w:rPr/>
                              <w:t>12</w:t>
                            </w:r>
                            <w:r>
                              <w:rPr/>
                              <w:fldChar w:fldCharType="end"/>
                            </w:r>
                            <w:r>
                              <w:rPr/>
                              <w:t>: QGC interface to change flight controller paramethers</w:t>
                            </w:r>
                          </w:p>
                        </w:txbxContent>
                      </wps:txbx>
                      <wps:bodyPr anchor="t" lIns="274320" tIns="274320" rIns="274320" bIns="274320">
                        <a:noAutofit/>
                      </wps:bodyPr>
                    </wps:wsp>
                  </a:graphicData>
                </a:graphic>
              </wp:anchor>
            </w:drawing>
          </mc:Choice>
          <mc:Fallback>
            <w:pict>
              <v:rect style="position:absolute;rotation:0;width:481.85pt;height:437.7pt;mso-wrap-distance-left:0pt;mso-wrap-distance-right:0pt;mso-wrap-distance-top:0pt;mso-wrap-distance-bottom:0pt;margin-top:28.05pt;mso-position-vertical-relative:text;margin-left:7.25pt;mso-position-horizontal-relative:text">
                <v:textbox inset="0.3in,0.3in,0.3in,0.3in">
                  <w:txbxContent>
                    <w:p>
                      <w:pPr>
                        <w:pStyle w:val="Figure"/>
                        <w:spacing w:before="120" w:after="120"/>
                        <w:rPr/>
                      </w:pPr>
                      <w:r>
                        <w:rPr/>
                        <w:drawing>
                          <wp:inline distT="0" distB="0" distL="0" distR="0">
                            <wp:extent cx="5570855" cy="4682490"/>
                            <wp:effectExtent l="0" t="0" r="0" b="0"/>
                            <wp:docPr id="3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6" descr=""/>
                                    <pic:cNvPicPr>
                                      <a:picLocks noChangeAspect="1" noChangeArrowheads="1"/>
                                    </pic:cNvPicPr>
                                  </pic:nvPicPr>
                                  <pic:blipFill>
                                    <a:blip r:embed="rId19"/>
                                    <a:stretch>
                                      <a:fillRect/>
                                    </a:stretch>
                                  </pic:blipFill>
                                  <pic:spPr bwMode="auto">
                                    <a:xfrm>
                                      <a:off x="0" y="0"/>
                                      <a:ext cx="5570855" cy="4682490"/>
                                    </a:xfrm>
                                    <a:prstGeom prst="rect">
                                      <a:avLst/>
                                    </a:prstGeom>
                                  </pic:spPr>
                                </pic:pic>
                              </a:graphicData>
                            </a:graphic>
                          </wp:inline>
                        </w:drawing>
                        <w:t xml:space="preserve">Figure </w:t>
                      </w:r>
                      <w:r>
                        <w:rPr/>
                        <w:fldChar w:fldCharType="begin"/>
                      </w:r>
                      <w:r>
                        <w:rPr/>
                        <w:instrText> SEQ Figure \* ARABIC </w:instrText>
                      </w:r>
                      <w:r>
                        <w:rPr/>
                        <w:fldChar w:fldCharType="separate"/>
                      </w:r>
                      <w:r>
                        <w:rPr/>
                        <w:t>12</w:t>
                      </w:r>
                      <w:r>
                        <w:rPr/>
                        <w:fldChar w:fldCharType="end"/>
                      </w:r>
                      <w:r>
                        <w:rPr/>
                        <w:t>: QGC interface to change flight controller paramethers</w:t>
                      </w:r>
                    </w:p>
                  </w:txbxContent>
                </v:textbox>
                <w10:wrap type="square" side="largest"/>
              </v:rect>
            </w:pict>
          </mc:Fallback>
        </mc:AlternateContent>
      </w:r>
    </w:p>
    <w:p>
      <w:pPr>
        <w:pStyle w:val="Normal"/>
        <w:keepNext w:val="true"/>
        <w:widowControl w:val="false"/>
        <w:numPr>
          <w:ilvl w:val="0"/>
          <w:numId w:val="0"/>
        </w:numPr>
        <w:tabs>
          <w:tab w:val="clear" w:pos="708"/>
          <w:tab w:val="left" w:pos="360" w:leader="none"/>
        </w:tabs>
        <w:suppressAutoHyphens w:val="true"/>
        <w:spacing w:before="144" w:after="29"/>
        <w:ind w:left="2070" w:right="0" w:hanging="0"/>
        <w:textAlignment w:val="baseline"/>
        <w:outlineLvl w:val="2"/>
        <w:rPr/>
      </w:pPr>
      <w:bookmarkStart w:id="49" w:name="__RefHeading___Toc3407_2638054110"/>
      <w:bookmarkEnd w:id="49"/>
      <w:r>
        <w:rPr>
          <w:rFonts w:ascii="Times New Roman" w:hAnsi="Times New Roman"/>
          <w:b w:val="false"/>
          <w:bCs w:val="false"/>
          <w:color w:val="000000"/>
          <w:kern w:val="2"/>
          <w:sz w:val="28"/>
          <w:szCs w:val="28"/>
          <w:lang w:val="en-US" w:eastAsia="zh-CN" w:bidi="hi-IN"/>
        </w:rPr>
        <w:t>3</w:t>
      </w:r>
      <w:r>
        <w:rPr>
          <w:rFonts w:ascii="Times New Roman" w:hAnsi="Times New Roman"/>
          <w:b w:val="false"/>
          <w:bCs w:val="false"/>
          <w:color w:val="000000"/>
          <w:kern w:val="2"/>
          <w:sz w:val="28"/>
          <w:szCs w:val="28"/>
          <w:lang w:val="en-US" w:eastAsia="zh-CN" w:bidi="hi-IN"/>
        </w:rPr>
        <w:t>.</w:t>
      </w:r>
      <w:r>
        <w:rPr>
          <w:rFonts w:ascii="Times New Roman" w:hAnsi="Times New Roman"/>
          <w:b w:val="false"/>
          <w:bCs w:val="false"/>
          <w:color w:val="000000"/>
          <w:kern w:val="2"/>
          <w:sz w:val="28"/>
          <w:szCs w:val="28"/>
          <w:lang w:val="en-US" w:eastAsia="zh-CN" w:bidi="hi-IN"/>
        </w:rPr>
        <w:t>5.</w:t>
      </w:r>
      <w:r>
        <w:rPr>
          <w:rFonts w:ascii="Times New Roman" w:hAnsi="Times New Roman"/>
          <w:b w:val="false"/>
          <w:bCs w:val="false"/>
          <w:color w:val="000000"/>
          <w:kern w:val="2"/>
          <w:sz w:val="28"/>
          <w:szCs w:val="28"/>
          <w:lang w:val="en-US" w:eastAsia="zh-CN" w:bidi="hi-IN"/>
        </w:rPr>
        <w:t>2</w:t>
      </w:r>
      <w:r>
        <w:rPr>
          <w:rFonts w:ascii="Times New Roman" w:hAnsi="Times New Roman"/>
          <w:b/>
          <w:bCs/>
          <w:color w:val="000000"/>
          <w:kern w:val="2"/>
          <w:sz w:val="28"/>
          <w:szCs w:val="28"/>
          <w:lang w:val="en-US" w:eastAsia="zh-CN" w:bidi="hi-IN"/>
        </w:rPr>
        <w:t xml:space="preserve"> </w:t>
      </w:r>
      <w:r>
        <w:rPr>
          <w:rFonts w:ascii="Times New Roman" w:hAnsi="Times New Roman"/>
          <w:b/>
          <w:bCs/>
          <w:color w:val="000000"/>
          <w:kern w:val="2"/>
          <w:sz w:val="28"/>
          <w:szCs w:val="28"/>
          <w:lang w:val="en-US" w:eastAsia="zh-CN" w:bidi="hi-IN"/>
        </w:rPr>
        <w:t>PlotJuggler</w:t>
      </w:r>
    </w:p>
    <w:p>
      <w:pPr>
        <w:pStyle w:val="TextBody"/>
        <w:numPr>
          <w:ilvl w:val="0"/>
          <w:numId w:val="0"/>
        </w:numPr>
        <w:ind w:left="2070" w:right="0" w:hanging="0"/>
        <w:rPr>
          <w:sz w:val="22"/>
          <w:szCs w:val="22"/>
        </w:rPr>
      </w:pPr>
      <w:bookmarkStart w:id="50" w:name="__RefHeading___Toc3409_2638054110"/>
      <w:bookmarkEnd w:id="50"/>
      <w:r>
        <w:rPr>
          <w:sz w:val="22"/>
          <w:szCs w:val="22"/>
        </w:rPr>
        <w:t xml:space="preserve">A </w:t>
      </w:r>
      <w:r>
        <w:rPr>
          <w:sz w:val="22"/>
          <w:szCs w:val="22"/>
        </w:rPr>
        <w:t xml:space="preserve">graphical interface to plot and filter flight logs and ROS messages, </w:t>
      </w:r>
      <w:r>
        <w:rPr>
          <w:sz w:val="22"/>
          <w:szCs w:val="22"/>
        </w:rPr>
        <w:t>analyzing the logs is an essential steps for debugging and prevent crashes.</w:t>
      </w:r>
    </w:p>
    <w:p>
      <w:pPr>
        <w:pStyle w:val="Normal"/>
        <w:widowControl w:val="false"/>
        <w:numPr>
          <w:ilvl w:val="0"/>
          <w:numId w:val="0"/>
        </w:numPr>
        <w:tabs>
          <w:tab w:val="clear" w:pos="708"/>
          <w:tab w:val="left" w:pos="360" w:leader="none"/>
        </w:tabs>
        <w:suppressAutoHyphens w:val="true"/>
        <w:spacing w:before="850" w:after="29"/>
        <w:ind w:left="1782" w:right="0" w:hanging="0"/>
        <w:textAlignment w:val="baseline"/>
        <w:outlineLvl w:val="0"/>
        <w:rPr/>
      </w:pPr>
      <w:bookmarkStart w:id="51" w:name="__RefHeading___Toc7116_1235905857"/>
      <w:bookmarkStart w:id="52" w:name="_Toc4651733901"/>
      <w:bookmarkEnd w:id="51"/>
      <w:r>
        <w:rPr>
          <w:b w:val="false"/>
          <w:bCs w:val="false"/>
          <w:kern w:val="2"/>
          <w:sz w:val="28"/>
          <w:szCs w:val="28"/>
          <w:lang w:val="en-US" w:eastAsia="zh-CN" w:bidi="hi-IN"/>
        </w:rPr>
        <w:t>4</w:t>
      </w:r>
      <w:bookmarkEnd w:id="52"/>
      <w:r>
        <w:rPr>
          <w:b w:val="false"/>
          <w:bCs w:val="false"/>
          <w:kern w:val="2"/>
          <w:sz w:val="28"/>
          <w:szCs w:val="28"/>
          <w:lang w:val="en-US" w:eastAsia="zh-CN" w:bidi="hi-IN"/>
        </w:rPr>
        <w:t xml:space="preserve"> </w:t>
      </w:r>
      <w:r>
        <w:rPr>
          <w:b/>
          <w:bCs/>
          <w:kern w:val="2"/>
          <w:sz w:val="28"/>
          <w:szCs w:val="28"/>
          <w:lang w:val="en-US" w:eastAsia="zh-CN" w:bidi="hi-IN"/>
        </w:rPr>
        <w:t>S</w:t>
      </w:r>
      <w:r>
        <w:rPr>
          <w:b/>
          <w:bCs/>
          <w:kern w:val="2"/>
          <w:sz w:val="28"/>
          <w:szCs w:val="28"/>
          <w:lang w:val="en-US" w:eastAsia="zh-CN" w:bidi="hi-IN"/>
        </w:rPr>
        <w:t>i</w:t>
      </w:r>
      <w:r>
        <w:rPr>
          <w:b/>
          <w:bCs/>
          <w:kern w:val="2"/>
          <w:sz w:val="28"/>
          <w:szCs w:val="28"/>
          <w:lang w:val="en-US" w:eastAsia="zh-CN" w:bidi="hi-IN"/>
        </w:rPr>
        <w:t>mulation</w:t>
      </w:r>
      <w:r>
        <mc:AlternateContent>
          <mc:Choice Requires="wps">
            <w:drawing>
              <wp:anchor behindDoc="0" distT="0" distB="0" distL="0" distR="0" simplePos="0" locked="0" layoutInCell="1" allowOverlap="1" relativeHeight="31">
                <wp:simplePos x="0" y="0"/>
                <wp:positionH relativeFrom="column">
                  <wp:posOffset>76200</wp:posOffset>
                </wp:positionH>
                <wp:positionV relativeFrom="paragraph">
                  <wp:posOffset>381000</wp:posOffset>
                </wp:positionV>
                <wp:extent cx="6119495" cy="6235700"/>
                <wp:effectExtent l="0" t="0" r="0" b="0"/>
                <wp:wrapSquare wrapText="largest"/>
                <wp:docPr id="38" name="Frame17"/>
                <a:graphic xmlns:a="http://schemas.openxmlformats.org/drawingml/2006/main">
                  <a:graphicData uri="http://schemas.microsoft.com/office/word/2010/wordprocessingShape">
                    <wps:wsp>
                      <wps:cNvSpPr txBox="1"/>
                      <wps:spPr>
                        <a:xfrm>
                          <a:off x="0" y="0"/>
                          <a:ext cx="6119495" cy="6235700"/>
                        </a:xfrm>
                        <a:prstGeom prst="rect"/>
                      </wps:spPr>
                      <wps:txbx>
                        <w:txbxContent>
                          <w:p>
                            <w:pPr>
                              <w:pStyle w:val="Figure"/>
                              <w:spacing w:before="120" w:after="120"/>
                              <w:rPr/>
                            </w:pPr>
                            <w:r>
                              <w:rPr/>
                              <w:drawing>
                                <wp:inline distT="0" distB="0" distL="0" distR="0">
                                  <wp:extent cx="6119495" cy="5656580"/>
                                  <wp:effectExtent l="0" t="0" r="0" b="0"/>
                                  <wp:docPr id="3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7" descr=""/>
                                          <pic:cNvPicPr>
                                            <a:picLocks noChangeAspect="1" noChangeArrowheads="1"/>
                                          </pic:cNvPicPr>
                                        </pic:nvPicPr>
                                        <pic:blipFill>
                                          <a:blip r:embed="rId20"/>
                                          <a:stretch>
                                            <a:fillRect/>
                                          </a:stretch>
                                        </pic:blipFill>
                                        <pic:spPr bwMode="auto">
                                          <a:xfrm>
                                            <a:off x="0" y="0"/>
                                            <a:ext cx="6119495" cy="5656580"/>
                                          </a:xfrm>
                                          <a:prstGeom prst="rect">
                                            <a:avLst/>
                                          </a:prstGeom>
                                        </pic:spPr>
                                      </pic:pic>
                                    </a:graphicData>
                                  </a:graphic>
                                </wp:inline>
                              </w:drawing>
                              <w:t xml:space="preserve">Figure </w:t>
                            </w:r>
                            <w:r>
                              <w:rPr/>
                              <w:fldChar w:fldCharType="begin"/>
                            </w:r>
                            <w:r>
                              <w:rPr/>
                              <w:instrText> SEQ Figure \* ARABIC </w:instrText>
                            </w:r>
                            <w:r>
                              <w:rPr/>
                              <w:fldChar w:fldCharType="separate"/>
                            </w:r>
                            <w:r>
                              <w:rPr/>
                              <w:t>13</w:t>
                            </w:r>
                            <w:r>
                              <w:rPr/>
                              <w:fldChar w:fldCharType="end"/>
                            </w:r>
                            <w:r>
                              <w:rPr/>
                              <w:t>: PlotJu</w:t>
                            </w:r>
                            <w:r>
                              <w:rPr/>
                              <w:t>gg</w:t>
                            </w:r>
                            <w:r>
                              <w:rPr/>
                              <w:t>ler interface</w:t>
                            </w:r>
                          </w:p>
                          <w:p>
                            <w:pPr>
                              <w:pStyle w:val="TextBody"/>
                              <w:numPr>
                                <w:ilvl w:val="0"/>
                                <w:numId w:val="2"/>
                              </w:numPr>
                              <w:spacing w:before="0" w:after="140"/>
                              <w:ind w:left="0" w:right="0" w:hanging="1889"/>
                              <w:rPr/>
                            </w:pPr>
                            <w:r>
                              <w:rPr/>
                              <w:t>Small flight sample</w:t>
                            </w:r>
                          </w:p>
                        </w:txbxContent>
                      </wps:txbx>
                      <wps:bodyPr anchor="t" lIns="0" tIns="0" rIns="0" bIns="0">
                        <a:noAutofit/>
                      </wps:bodyPr>
                    </wps:wsp>
                  </a:graphicData>
                </a:graphic>
              </wp:anchor>
            </w:drawing>
          </mc:Choice>
          <mc:Fallback>
            <w:pict>
              <v:rect style="position:absolute;rotation:0;width:481.85pt;height:491pt;mso-wrap-distance-left:0pt;mso-wrap-distance-right:0pt;mso-wrap-distance-top:0pt;mso-wrap-distance-bottom:0pt;margin-top:30pt;mso-position-vertical-relative:text;margin-left:6pt;mso-position-horizontal-relative:text">
                <v:textbox inset="0in,0in,0in,0in">
                  <w:txbxContent>
                    <w:p>
                      <w:pPr>
                        <w:pStyle w:val="Figure"/>
                        <w:spacing w:before="120" w:after="120"/>
                        <w:rPr/>
                      </w:pPr>
                      <w:r>
                        <w:rPr/>
                        <w:drawing>
                          <wp:inline distT="0" distB="0" distL="0" distR="0">
                            <wp:extent cx="6119495" cy="5656580"/>
                            <wp:effectExtent l="0" t="0" r="0" b="0"/>
                            <wp:docPr id="4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 descr=""/>
                                    <pic:cNvPicPr>
                                      <a:picLocks noChangeAspect="1" noChangeArrowheads="1"/>
                                    </pic:cNvPicPr>
                                  </pic:nvPicPr>
                                  <pic:blipFill>
                                    <a:blip r:embed="rId20"/>
                                    <a:stretch>
                                      <a:fillRect/>
                                    </a:stretch>
                                  </pic:blipFill>
                                  <pic:spPr bwMode="auto">
                                    <a:xfrm>
                                      <a:off x="0" y="0"/>
                                      <a:ext cx="6119495" cy="5656580"/>
                                    </a:xfrm>
                                    <a:prstGeom prst="rect">
                                      <a:avLst/>
                                    </a:prstGeom>
                                  </pic:spPr>
                                </pic:pic>
                              </a:graphicData>
                            </a:graphic>
                          </wp:inline>
                        </w:drawing>
                        <w:t xml:space="preserve">Figure </w:t>
                      </w:r>
                      <w:r>
                        <w:rPr/>
                        <w:fldChar w:fldCharType="begin"/>
                      </w:r>
                      <w:r>
                        <w:rPr/>
                        <w:instrText> SEQ Figure \* ARABIC </w:instrText>
                      </w:r>
                      <w:r>
                        <w:rPr/>
                        <w:fldChar w:fldCharType="separate"/>
                      </w:r>
                      <w:r>
                        <w:rPr/>
                        <w:t>13</w:t>
                      </w:r>
                      <w:r>
                        <w:rPr/>
                        <w:fldChar w:fldCharType="end"/>
                      </w:r>
                      <w:r>
                        <w:rPr/>
                        <w:t>: PlotJu</w:t>
                      </w:r>
                      <w:r>
                        <w:rPr/>
                        <w:t>gg</w:t>
                      </w:r>
                      <w:r>
                        <w:rPr/>
                        <w:t>ler interface</w:t>
                      </w:r>
                    </w:p>
                    <w:p>
                      <w:pPr>
                        <w:pStyle w:val="TextBody"/>
                        <w:numPr>
                          <w:ilvl w:val="0"/>
                          <w:numId w:val="2"/>
                        </w:numPr>
                        <w:spacing w:before="0" w:after="140"/>
                        <w:ind w:left="0" w:right="0" w:hanging="1889"/>
                        <w:rPr/>
                      </w:pPr>
                      <w:r>
                        <w:rPr/>
                        <w:t>Small flight sample</w:t>
                      </w:r>
                    </w:p>
                  </w:txbxContent>
                </v:textbox>
                <w10:wrap type="square" side="largest"/>
              </v:rect>
            </w:pict>
          </mc:Fallback>
        </mc:AlternateContent>
      </w:r>
    </w:p>
    <w:p>
      <w:pPr>
        <w:pStyle w:val="Tesi"/>
        <w:numPr>
          <w:ilvl w:val="0"/>
          <w:numId w:val="0"/>
        </w:numPr>
        <w:ind w:left="1782" w:right="0" w:hanging="0"/>
        <w:jc w:val="left"/>
        <w:rPr>
          <w:rFonts w:ascii="Times New Roman" w:hAnsi="Times New Roman"/>
        </w:rPr>
      </w:pPr>
      <w:r>
        <w:rPr>
          <w:rFonts w:ascii="Times New Roman" w:hAnsi="Times New Roman"/>
          <w:color w:val="000000"/>
          <w:sz w:val="22"/>
          <w:szCs w:val="22"/>
          <w:lang w:val="en-US" w:eastAsia="en-US"/>
        </w:rPr>
        <w:t>F</w:t>
      </w:r>
      <w:r>
        <w:rPr>
          <w:rFonts w:ascii="Times New Roman" w:hAnsi="Times New Roman"/>
          <w:color w:val="000000"/>
          <w:sz w:val="22"/>
          <w:szCs w:val="22"/>
          <w:lang w:val="en-US" w:eastAsia="en-US"/>
        </w:rPr>
        <w:t xml:space="preserve">lying simulations offer numerous advantages, </w:t>
      </w:r>
      <w:r>
        <w:rPr>
          <w:rFonts w:ascii="Times New Roman" w:hAnsi="Times New Roman"/>
          <w:color w:val="000000"/>
          <w:sz w:val="22"/>
          <w:szCs w:val="22"/>
          <w:lang w:val="en-US" w:eastAsia="en-US"/>
        </w:rPr>
        <w:t xml:space="preserve">the most important is being able to test new code in a safe virtual environment, </w:t>
      </w:r>
      <w:r>
        <w:rPr>
          <w:rFonts w:ascii="Times New Roman" w:hAnsi="Times New Roman"/>
          <w:color w:val="000000"/>
          <w:sz w:val="22"/>
          <w:szCs w:val="22"/>
          <w:lang w:val="en-US" w:eastAsia="en-US"/>
        </w:rPr>
        <w:t xml:space="preserve">there are zero consequences for a crash; meanwhile flying a real drone in a close environment while testing functionalities is definitely a recipe for </w:t>
      </w:r>
      <w:r>
        <w:rPr>
          <w:rFonts w:ascii="Times New Roman" w:hAnsi="Times New Roman"/>
          <w:color w:val="000000"/>
          <w:sz w:val="22"/>
          <w:szCs w:val="22"/>
          <w:lang w:val="en-US" w:eastAsia="en-US"/>
        </w:rPr>
        <w:t>disaster</w:t>
      </w:r>
      <w:r>
        <w:rPr>
          <w:rFonts w:ascii="Times New Roman" w:hAnsi="Times New Roman"/>
          <w:color w:val="000000"/>
          <w:sz w:val="22"/>
          <w:szCs w:val="22"/>
          <w:lang w:val="en-US" w:eastAsia="en-US"/>
        </w:rPr>
        <w:t>.</w:t>
      </w:r>
    </w:p>
    <w:p>
      <w:pPr>
        <w:pStyle w:val="Tesi"/>
        <w:numPr>
          <w:ilvl w:val="0"/>
          <w:numId w:val="0"/>
        </w:numPr>
        <w:ind w:left="1782" w:right="0" w:hanging="0"/>
        <w:jc w:val="left"/>
        <w:rPr>
          <w:rFonts w:ascii="Times New Roman" w:hAnsi="Times New Roman"/>
        </w:rPr>
      </w:pPr>
      <w:r>
        <w:rPr>
          <w:rFonts w:ascii="Times New Roman" w:hAnsi="Times New Roman"/>
          <w:color w:val="000000"/>
          <w:sz w:val="22"/>
          <w:szCs w:val="22"/>
          <w:lang w:val="en-US" w:eastAsia="en-US"/>
        </w:rPr>
        <w:t>T</w:t>
      </w:r>
      <w:r>
        <w:rPr>
          <w:rFonts w:ascii="Times New Roman" w:hAnsi="Times New Roman"/>
          <w:color w:val="000000"/>
          <w:sz w:val="22"/>
          <w:szCs w:val="22"/>
          <w:lang w:val="en-US" w:eastAsia="en-US"/>
        </w:rPr>
        <w:t xml:space="preserve">he simulator used is </w:t>
      </w:r>
      <w:r>
        <w:rPr>
          <w:rFonts w:ascii="Times New Roman" w:hAnsi="Times New Roman"/>
          <w:b/>
          <w:bCs/>
          <w:color w:val="000000"/>
          <w:sz w:val="22"/>
          <w:szCs w:val="22"/>
          <w:lang w:val="en-US" w:eastAsia="en-US"/>
        </w:rPr>
        <w:t>Gazebo</w:t>
      </w:r>
    </w:p>
    <w:p>
      <w:pPr>
        <w:pStyle w:val="Tesi"/>
        <w:numPr>
          <w:ilvl w:val="0"/>
          <w:numId w:val="0"/>
        </w:numPr>
        <w:ind w:left="1782" w:right="0" w:hanging="0"/>
        <w:jc w:val="left"/>
        <w:rPr>
          <w:rFonts w:ascii="Times New Roman" w:hAnsi="Times New Roman"/>
          <w:b/>
          <w:b/>
          <w:bCs/>
          <w:color w:val="000000"/>
          <w:sz w:val="22"/>
          <w:szCs w:val="22"/>
          <w:lang w:val="en-US" w:eastAsia="en-US"/>
        </w:rPr>
      </w:pPr>
      <w:r>
        <w:rPr>
          <w:rFonts w:ascii="Times New Roman" w:hAnsi="Times New Roman"/>
          <w:b/>
          <w:bCs/>
          <w:color w:val="000000"/>
          <w:sz w:val="22"/>
          <w:szCs w:val="22"/>
          <w:lang w:val="en-US" w:eastAsia="en-US"/>
        </w:rPr>
      </w:r>
    </w:p>
    <w:p>
      <w:pPr>
        <w:pStyle w:val="Normal"/>
        <w:widowControl w:val="false"/>
        <w:numPr>
          <w:ilvl w:val="0"/>
          <w:numId w:val="0"/>
        </w:numPr>
        <w:tabs>
          <w:tab w:val="clear" w:pos="708"/>
          <w:tab w:val="left" w:pos="360" w:leader="none"/>
        </w:tabs>
        <w:suppressAutoHyphens w:val="true"/>
        <w:spacing w:before="288" w:after="29"/>
        <w:ind w:left="0" w:right="0" w:hanging="0"/>
        <w:jc w:val="both"/>
        <w:textAlignment w:val="baseline"/>
        <w:outlineLvl w:val="1"/>
        <w:rPr>
          <w:rFonts w:ascii="Times New Roman" w:hAnsi="Times New Roman"/>
        </w:rPr>
      </w:pPr>
      <w:bookmarkStart w:id="53" w:name="__RefHeading___Toc7118_1235905857"/>
      <w:bookmarkEnd w:id="53"/>
      <w:r>
        <w:rPr>
          <w:b w:val="false"/>
          <w:bCs w:val="false"/>
          <w:color w:val="000000"/>
          <w:kern w:val="2"/>
          <w:sz w:val="28"/>
          <w:szCs w:val="28"/>
          <w:highlight w:val="white"/>
          <w:lang w:val="en-US" w:eastAsia="zh-CN" w:bidi="hi-IN"/>
        </w:rPr>
        <w:t>4</w:t>
      </w:r>
      <w:r>
        <w:rPr>
          <w:b w:val="false"/>
          <w:bCs w:val="false"/>
          <w:color w:val="000000"/>
          <w:kern w:val="2"/>
          <w:sz w:val="28"/>
          <w:szCs w:val="28"/>
          <w:highlight w:val="white"/>
          <w:lang w:val="en-US" w:eastAsia="zh-CN" w:bidi="hi-IN"/>
        </w:rPr>
        <w:t>.1</w:t>
      </w:r>
      <w:r>
        <w:rPr>
          <w:b w:val="false"/>
          <w:bCs w:val="false"/>
          <w:color w:val="000000"/>
          <w:kern w:val="2"/>
          <w:sz w:val="28"/>
          <w:szCs w:val="28"/>
          <w:highlight w:val="white"/>
          <w:lang w:val="en-US" w:eastAsia="zh-CN" w:bidi="hi-IN"/>
        </w:rPr>
        <w:t xml:space="preserve"> </w:t>
      </w:r>
      <w:r>
        <w:rPr>
          <w:b/>
          <w:bCs/>
          <w:color w:val="000000"/>
          <w:kern w:val="2"/>
          <w:sz w:val="28"/>
          <w:szCs w:val="28"/>
          <w:highlight w:val="white"/>
          <w:lang w:val="en-US" w:eastAsia="zh-CN" w:bidi="hi-IN"/>
        </w:rPr>
        <w:t>Gazebo</w:t>
      </w:r>
    </w:p>
    <w:p>
      <w:pPr>
        <w:pStyle w:val="Normal"/>
        <w:numPr>
          <w:ilvl w:val="0"/>
          <w:numId w:val="0"/>
        </w:numPr>
        <w:ind w:left="1782" w:right="0" w:hanging="0"/>
        <w:jc w:val="left"/>
        <w:rPr>
          <w:rFonts w:ascii="Times New Roman" w:hAnsi="Times New Roman"/>
          <w:b w:val="false"/>
          <w:b w:val="false"/>
          <w:bCs w:val="false"/>
          <w:i w:val="false"/>
          <w:caps w:val="false"/>
          <w:smallCaps w:val="false"/>
          <w:color w:val="000000"/>
          <w:spacing w:val="0"/>
          <w:sz w:val="22"/>
          <w:szCs w:val="22"/>
          <w:lang w:val="en-US" w:eastAsia="en-US"/>
        </w:rPr>
      </w:pPr>
      <w:r>
        <w:rPr>
          <w:b w:val="false"/>
          <w:bCs w:val="false"/>
          <w:i w:val="false"/>
          <w:caps w:val="false"/>
          <w:smallCaps w:val="false"/>
          <w:color w:val="000000"/>
          <w:spacing w:val="0"/>
          <w:sz w:val="22"/>
          <w:szCs w:val="22"/>
          <w:lang w:val="en-US" w:eastAsia="en-US"/>
        </w:rPr>
        <w:t>Gazebo is a collection of open source software libraries designed to simplify development of high-performance applications.</w:t>
      </w:r>
    </w:p>
    <w:p>
      <w:pPr>
        <w:pStyle w:val="Tesi"/>
        <w:numPr>
          <w:ilvl w:val="0"/>
          <w:numId w:val="0"/>
        </w:numPr>
        <w:ind w:left="1782" w:right="0" w:hanging="0"/>
        <w:jc w:val="left"/>
        <w:rPr>
          <w:rFonts w:ascii="Times New Roman" w:hAnsi="Times New Roman"/>
          <w:b w:val="false"/>
          <w:b w:val="false"/>
          <w:bCs w:val="false"/>
          <w:i w:val="false"/>
          <w:caps w:val="false"/>
          <w:smallCaps w:val="false"/>
          <w:color w:val="000000"/>
          <w:spacing w:val="0"/>
          <w:sz w:val="22"/>
          <w:szCs w:val="22"/>
          <w:lang w:val="en-US" w:eastAsia="en-US"/>
        </w:rPr>
      </w:pPr>
      <w:r>
        <w:rPr>
          <w:rFonts w:ascii="Times New Roman" w:hAnsi="Times New Roman"/>
          <w:b w:val="false"/>
          <w:bCs w:val="false"/>
          <w:i w:val="false"/>
          <w:caps w:val="false"/>
          <w:smallCaps w:val="false"/>
          <w:color w:val="000000"/>
          <w:spacing w:val="0"/>
          <w:sz w:val="22"/>
          <w:szCs w:val="22"/>
          <w:lang w:val="en-US" w:eastAsia="en-US"/>
        </w:rPr>
      </w:r>
    </w:p>
    <w:p>
      <w:pPr>
        <w:pStyle w:val="Tesi"/>
        <w:numPr>
          <w:ilvl w:val="0"/>
          <w:numId w:val="0"/>
        </w:numPr>
        <w:ind w:left="1782" w:right="0" w:hanging="0"/>
        <w:jc w:val="left"/>
        <w:rPr>
          <w:rFonts w:ascii="Times New Roman" w:hAnsi="Times New Roman"/>
        </w:rPr>
      </w:pPr>
      <w:r>
        <w:rPr>
          <w:rFonts w:ascii="Times New Roman" w:hAnsi="Times New Roman"/>
          <w:b w:val="false"/>
          <w:bCs w:val="false"/>
          <w:i w:val="false"/>
          <w:caps w:val="false"/>
          <w:smallCaps w:val="false"/>
          <w:color w:val="000000"/>
          <w:spacing w:val="0"/>
          <w:sz w:val="22"/>
          <w:szCs w:val="22"/>
          <w:lang w:val="en-US" w:eastAsia="en-US"/>
        </w:rPr>
        <w:t>It’s widely used in robotics because it supports many plugins that can be developed for each system, it’s very modular and offers a fine customization</w:t>
      </w:r>
      <w:r>
        <w:rPr>
          <w:rFonts w:ascii="Times New Roman" w:hAnsi="Times New Roman"/>
          <w:b w:val="false"/>
          <w:bCs w:val="false"/>
          <w:i w:val="false"/>
          <w:caps w:val="false"/>
          <w:smallCaps w:val="false"/>
          <w:color w:val="000000"/>
          <w:spacing w:val="0"/>
          <w:sz w:val="22"/>
          <w:szCs w:val="22"/>
          <w:lang w:val="en-US" w:eastAsia="en-US"/>
        </w:rPr>
        <w:t>.</w:t>
      </w:r>
    </w:p>
    <w:p>
      <w:pPr>
        <w:pStyle w:val="Tesi"/>
        <w:numPr>
          <w:ilvl w:val="0"/>
          <w:numId w:val="0"/>
        </w:numPr>
        <w:ind w:left="1782" w:right="0" w:hanging="0"/>
        <w:jc w:val="left"/>
        <w:rPr>
          <w:rFonts w:ascii="Times New Roman" w:hAnsi="Times New Roman"/>
        </w:rPr>
      </w:pPr>
      <w:r>
        <w:rPr>
          <w:rFonts w:ascii="Times New Roman" w:hAnsi="Times New Roman"/>
          <w:b w:val="false"/>
          <w:bCs w:val="false"/>
          <w:i w:val="false"/>
          <w:caps w:val="false"/>
          <w:smallCaps w:val="false"/>
          <w:color w:val="000000"/>
          <w:spacing w:val="0"/>
          <w:sz w:val="22"/>
          <w:szCs w:val="22"/>
          <w:lang w:val="en-US" w:eastAsia="en-US"/>
        </w:rPr>
        <w:t>G</w:t>
      </w:r>
      <w:r>
        <w:rPr>
          <w:rFonts w:ascii="Times New Roman" w:hAnsi="Times New Roman"/>
          <w:b w:val="false"/>
          <w:bCs w:val="false"/>
          <w:i w:val="false"/>
          <w:caps w:val="false"/>
          <w:smallCaps w:val="false"/>
          <w:color w:val="000000"/>
          <w:spacing w:val="0"/>
          <w:sz w:val="22"/>
          <w:szCs w:val="22"/>
          <w:lang w:val="en-US" w:eastAsia="en-US"/>
        </w:rPr>
        <w:t xml:space="preserve">azebo supports the </w:t>
      </w:r>
      <w:r>
        <w:rPr>
          <w:rFonts w:ascii="Times New Roman" w:hAnsi="Times New Roman"/>
          <w:b w:val="false"/>
          <w:bCs w:val="false"/>
          <w:i w:val="false"/>
          <w:caps w:val="false"/>
          <w:smallCaps w:val="false"/>
          <w:color w:val="000000"/>
          <w:spacing w:val="0"/>
          <w:sz w:val="22"/>
          <w:szCs w:val="22"/>
          <w:lang w:val="en-US" w:eastAsia="en-US"/>
        </w:rPr>
        <w:t xml:space="preserve">SITL </w:t>
      </w:r>
      <w:r>
        <w:rPr>
          <w:rFonts w:ascii="Times New Roman" w:hAnsi="Times New Roman"/>
          <w:b w:val="false"/>
          <w:bCs w:val="false"/>
          <w:i w:val="false"/>
          <w:caps w:val="false"/>
          <w:smallCaps w:val="false"/>
          <w:color w:val="000000"/>
          <w:spacing w:val="0"/>
          <w:sz w:val="22"/>
          <w:szCs w:val="22"/>
          <w:lang w:val="en-US" w:eastAsia="en-US"/>
        </w:rPr>
        <w:t>drone simulation that was needed directly from the PX4 package.</w:t>
      </w:r>
    </w:p>
    <w:p>
      <w:pPr>
        <w:pStyle w:val="Tesi"/>
        <w:numPr>
          <w:ilvl w:val="0"/>
          <w:numId w:val="0"/>
        </w:numPr>
        <w:ind w:left="1782" w:right="0" w:hanging="0"/>
        <w:jc w:val="left"/>
        <w:rPr>
          <w:rFonts w:ascii="Times New Roman" w:hAnsi="Times New Roman"/>
          <w:b w:val="false"/>
          <w:b w:val="false"/>
          <w:bCs w:val="false"/>
          <w:i w:val="false"/>
          <w:caps w:val="false"/>
          <w:smallCaps w:val="false"/>
          <w:color w:val="000000"/>
          <w:spacing w:val="0"/>
          <w:sz w:val="22"/>
          <w:szCs w:val="22"/>
          <w:lang w:val="en-US" w:eastAsia="en-US"/>
        </w:rPr>
      </w:pPr>
      <w:r>
        <w:rPr>
          <w:rFonts w:ascii="Times New Roman" w:hAnsi="Times New Roman"/>
          <w:b w:val="false"/>
          <w:bCs w:val="false"/>
          <w:i w:val="false"/>
          <w:caps w:val="false"/>
          <w:smallCaps w:val="false"/>
          <w:color w:val="000000"/>
          <w:spacing w:val="0"/>
          <w:sz w:val="22"/>
          <w:szCs w:val="22"/>
          <w:lang w:val="en-US" w:eastAsia="en-US"/>
        </w:rPr>
        <w:t>This simulator was used to verify the response of the drone to the different commands and possible situations that might occur.</w:t>
      </w:r>
    </w:p>
    <w:p>
      <w:pPr>
        <w:pStyle w:val="Tesi"/>
        <w:numPr>
          <w:ilvl w:val="0"/>
          <w:numId w:val="0"/>
        </w:numPr>
        <w:ind w:left="1782" w:right="0" w:hanging="0"/>
        <w:jc w:val="left"/>
        <w:rPr>
          <w:rFonts w:ascii="Times New Roman" w:hAnsi="Times New Roman"/>
          <w:b w:val="false"/>
          <w:b w:val="false"/>
          <w:bCs w:val="false"/>
          <w:i w:val="false"/>
          <w:caps w:val="false"/>
          <w:smallCaps w:val="false"/>
          <w:color w:val="000000"/>
          <w:spacing w:val="0"/>
          <w:sz w:val="22"/>
          <w:szCs w:val="22"/>
          <w:lang w:val="en-US" w:eastAsia="en-US"/>
        </w:rPr>
      </w:pPr>
      <w:r>
        <w:rPr>
          <w:rFonts w:ascii="Times New Roman" w:hAnsi="Times New Roman"/>
          <w:b w:val="false"/>
          <w:bCs w:val="false"/>
          <w:i w:val="false"/>
          <w:caps w:val="false"/>
          <w:smallCaps w:val="false"/>
          <w:color w:val="000000"/>
          <w:spacing w:val="0"/>
          <w:sz w:val="22"/>
          <w:szCs w:val="22"/>
          <w:lang w:val="en-US" w:eastAsia="en-US"/>
        </w:rPr>
        <w:t>Gazebo could not be used alongside with the physical tracking system due to the discrepancy between the simulated position and the real position while, so a loopback of the current simulated position was used to simulate an external tracking.</w:t>
      </w:r>
    </w:p>
    <w:p>
      <w:pPr>
        <w:pStyle w:val="Tesi"/>
        <w:numPr>
          <w:ilvl w:val="0"/>
          <w:numId w:val="0"/>
        </w:numPr>
        <w:ind w:left="1782" w:right="0" w:hanging="0"/>
        <w:jc w:val="left"/>
        <w:rPr>
          <w:rFonts w:ascii="Times New Roman" w:hAnsi="Times New Roman"/>
          <w:b w:val="false"/>
          <w:b w:val="false"/>
          <w:bCs w:val="false"/>
          <w:i w:val="false"/>
          <w:caps w:val="false"/>
          <w:smallCaps w:val="false"/>
          <w:color w:val="000000"/>
          <w:spacing w:val="0"/>
          <w:sz w:val="22"/>
          <w:szCs w:val="22"/>
          <w:lang w:val="en-US" w:eastAsia="en-US"/>
        </w:rPr>
      </w:pPr>
      <w:r>
        <w:rPr>
          <w:rFonts w:ascii="Times New Roman" w:hAnsi="Times New Roman"/>
          <w:b w:val="false"/>
          <w:bCs w:val="false"/>
          <w:i w:val="false"/>
          <w:caps w:val="false"/>
          <w:smallCaps w:val="false"/>
          <w:color w:val="000000"/>
          <w:spacing w:val="0"/>
          <w:sz w:val="22"/>
          <w:szCs w:val="22"/>
          <w:lang w:val="en-US" w:eastAsia="en-US"/>
        </w:rPr>
      </w:r>
    </w:p>
    <w:p>
      <w:pPr>
        <w:pStyle w:val="Tesi"/>
        <w:numPr>
          <w:ilvl w:val="0"/>
          <w:numId w:val="0"/>
        </w:numPr>
        <w:ind w:left="1782" w:right="0" w:hanging="0"/>
        <w:jc w:val="left"/>
        <w:rPr>
          <w:rFonts w:ascii="Times New Roman" w:hAnsi="Times New Roman"/>
          <w:b w:val="false"/>
          <w:b w:val="false"/>
          <w:bCs w:val="false"/>
          <w:i w:val="false"/>
          <w:caps w:val="false"/>
          <w:smallCaps w:val="false"/>
          <w:color w:val="000000"/>
          <w:spacing w:val="0"/>
          <w:sz w:val="22"/>
          <w:szCs w:val="22"/>
          <w:lang w:val="en-US" w:eastAsia="en-US"/>
        </w:rPr>
      </w:pPr>
      <w:r>
        <w:rPr>
          <w:rFonts w:ascii="Times New Roman" w:hAnsi="Times New Roman"/>
          <w:b w:val="false"/>
          <w:bCs w:val="false"/>
          <w:i w:val="false"/>
          <w:caps w:val="false"/>
          <w:smallCaps w:val="false"/>
          <w:color w:val="000000"/>
          <w:spacing w:val="0"/>
          <w:sz w:val="22"/>
          <w:szCs w:val="22"/>
          <w:lang w:val="en-US" w:eastAsia="en-US"/>
        </w:rPr>
      </w:r>
      <w:r>
        <mc:AlternateContent>
          <mc:Choice Requires="wps">
            <w:drawing>
              <wp:anchor behindDoc="0" distT="0" distB="0" distL="0" distR="0" simplePos="0" locked="0" layoutInCell="1" allowOverlap="1" relativeHeight="11">
                <wp:simplePos x="0" y="0"/>
                <wp:positionH relativeFrom="column">
                  <wp:posOffset>1416050</wp:posOffset>
                </wp:positionH>
                <wp:positionV relativeFrom="paragraph">
                  <wp:posOffset>226060</wp:posOffset>
                </wp:positionV>
                <wp:extent cx="3973195" cy="2726690"/>
                <wp:effectExtent l="0" t="0" r="0" b="0"/>
                <wp:wrapTopAndBottom/>
                <wp:docPr id="41" name="Frame7"/>
                <a:graphic xmlns:a="http://schemas.openxmlformats.org/drawingml/2006/main">
                  <a:graphicData uri="http://schemas.microsoft.com/office/word/2010/wordprocessingShape">
                    <wps:wsp>
                      <wps:cNvSpPr txBox="1"/>
                      <wps:spPr>
                        <a:xfrm>
                          <a:off x="0" y="0"/>
                          <a:ext cx="3973195" cy="2726690"/>
                        </a:xfrm>
                        <a:prstGeom prst="rect"/>
                      </wps:spPr>
                      <wps:txbx>
                        <w:txbxContent>
                          <w:p>
                            <w:pPr>
                              <w:pStyle w:val="Figure"/>
                              <w:spacing w:before="120" w:after="120"/>
                              <w:rPr/>
                            </w:pPr>
                            <w:r>
                              <w:rPr/>
                              <w:drawing>
                                <wp:inline distT="0" distB="0" distL="0" distR="0">
                                  <wp:extent cx="3973195" cy="2193925"/>
                                  <wp:effectExtent l="0" t="0" r="0" b="0"/>
                                  <wp:docPr id="4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 descr=""/>
                                          <pic:cNvPicPr>
                                            <a:picLocks noChangeAspect="1" noChangeArrowheads="1"/>
                                          </pic:cNvPicPr>
                                        </pic:nvPicPr>
                                        <pic:blipFill>
                                          <a:blip r:embed="rId21"/>
                                          <a:stretch>
                                            <a:fillRect/>
                                          </a:stretch>
                                        </pic:blipFill>
                                        <pic:spPr bwMode="auto">
                                          <a:xfrm>
                                            <a:off x="0" y="0"/>
                                            <a:ext cx="3973195" cy="2193925"/>
                                          </a:xfrm>
                                          <a:prstGeom prst="rect">
                                            <a:avLst/>
                                          </a:prstGeom>
                                        </pic:spPr>
                                      </pic:pic>
                                    </a:graphicData>
                                  </a:graphic>
                                </wp:inline>
                              </w:drawing>
                              <w:t xml:space="preserve">Figure </w:t>
                            </w:r>
                            <w:r>
                              <w:rPr/>
                              <w:fldChar w:fldCharType="begin"/>
                            </w:r>
                            <w:r>
                              <w:rPr/>
                              <w:instrText> SEQ Figure \* ARABIC </w:instrText>
                            </w:r>
                            <w:r>
                              <w:rPr/>
                              <w:fldChar w:fldCharType="separate"/>
                            </w:r>
                            <w:r>
                              <w:rPr/>
                              <w:t>14</w:t>
                            </w:r>
                            <w:r>
                              <w:rPr/>
                              <w:fldChar w:fldCharType="end"/>
                            </w:r>
                            <w:r>
                              <w:rPr/>
                              <w:t>: Fully functional drone simulation.</w:t>
                            </w:r>
                          </w:p>
                          <w:p>
                            <w:pPr>
                              <w:pStyle w:val="TextBody"/>
                              <w:numPr>
                                <w:ilvl w:val="0"/>
                                <w:numId w:val="2"/>
                              </w:numPr>
                              <w:spacing w:before="0" w:after="140"/>
                              <w:ind w:left="0" w:right="0" w:hanging="1889"/>
                              <w:rPr/>
                            </w:pPr>
                            <w:r>
                              <w:rPr/>
                              <w:t>Gui on top left, RVIZ in bottom left and Gazebo on the right</w:t>
                            </w:r>
                          </w:p>
                        </w:txbxContent>
                      </wps:txbx>
                      <wps:bodyPr anchor="t" lIns="0" tIns="0" rIns="0" bIns="0">
                        <a:noAutofit/>
                      </wps:bodyPr>
                    </wps:wsp>
                  </a:graphicData>
                </a:graphic>
              </wp:anchor>
            </w:drawing>
          </mc:Choice>
          <mc:Fallback>
            <w:pict>
              <v:rect style="position:absolute;rotation:0;width:312.85pt;height:214.7pt;mso-wrap-distance-left:0pt;mso-wrap-distance-right:0pt;mso-wrap-distance-top:0pt;mso-wrap-distance-bottom:0pt;margin-top:17.8pt;mso-position-vertical-relative:text;margin-left:111.5pt;mso-position-horizontal-relative:text">
                <v:textbox inset="0in,0in,0in,0in">
                  <w:txbxContent>
                    <w:p>
                      <w:pPr>
                        <w:pStyle w:val="Figure"/>
                        <w:spacing w:before="120" w:after="120"/>
                        <w:rPr/>
                      </w:pPr>
                      <w:r>
                        <w:rPr/>
                        <w:drawing>
                          <wp:inline distT="0" distB="0" distL="0" distR="0">
                            <wp:extent cx="3973195" cy="2193925"/>
                            <wp:effectExtent l="0" t="0" r="0" b="0"/>
                            <wp:docPr id="4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 descr=""/>
                                    <pic:cNvPicPr>
                                      <a:picLocks noChangeAspect="1" noChangeArrowheads="1"/>
                                    </pic:cNvPicPr>
                                  </pic:nvPicPr>
                                  <pic:blipFill>
                                    <a:blip r:embed="rId21"/>
                                    <a:stretch>
                                      <a:fillRect/>
                                    </a:stretch>
                                  </pic:blipFill>
                                  <pic:spPr bwMode="auto">
                                    <a:xfrm>
                                      <a:off x="0" y="0"/>
                                      <a:ext cx="3973195" cy="2193925"/>
                                    </a:xfrm>
                                    <a:prstGeom prst="rect">
                                      <a:avLst/>
                                    </a:prstGeom>
                                  </pic:spPr>
                                </pic:pic>
                              </a:graphicData>
                            </a:graphic>
                          </wp:inline>
                        </w:drawing>
                        <w:t xml:space="preserve">Figure </w:t>
                      </w:r>
                      <w:r>
                        <w:rPr/>
                        <w:fldChar w:fldCharType="begin"/>
                      </w:r>
                      <w:r>
                        <w:rPr/>
                        <w:instrText> SEQ Figure \* ARABIC </w:instrText>
                      </w:r>
                      <w:r>
                        <w:rPr/>
                        <w:fldChar w:fldCharType="separate"/>
                      </w:r>
                      <w:r>
                        <w:rPr/>
                        <w:t>14</w:t>
                      </w:r>
                      <w:r>
                        <w:rPr/>
                        <w:fldChar w:fldCharType="end"/>
                      </w:r>
                      <w:r>
                        <w:rPr/>
                        <w:t>: Fully functional drone simulation.</w:t>
                      </w:r>
                    </w:p>
                    <w:p>
                      <w:pPr>
                        <w:pStyle w:val="TextBody"/>
                        <w:numPr>
                          <w:ilvl w:val="0"/>
                          <w:numId w:val="2"/>
                        </w:numPr>
                        <w:spacing w:before="0" w:after="140"/>
                        <w:ind w:left="0" w:right="0" w:hanging="1889"/>
                        <w:rPr/>
                      </w:pPr>
                      <w:r>
                        <w:rPr/>
                        <w:t>Gui on top left, RVIZ in bottom left and Gazebo on the right</w:t>
                      </w:r>
                    </w:p>
                  </w:txbxContent>
                </v:textbox>
                <w10:wrap type="topAndBottom"/>
              </v:rect>
            </w:pict>
          </mc:Fallback>
        </mc:AlternateContent>
      </w:r>
    </w:p>
    <w:p>
      <w:pPr>
        <w:pStyle w:val="Tesi"/>
        <w:numPr>
          <w:ilvl w:val="0"/>
          <w:numId w:val="0"/>
        </w:numPr>
        <w:ind w:left="1782" w:right="0" w:hanging="0"/>
        <w:jc w:val="left"/>
        <w:rPr>
          <w:rFonts w:ascii="arial" w:hAnsi="arial"/>
          <w:b w:val="false"/>
          <w:b w:val="false"/>
          <w:bCs w:val="false"/>
          <w:i w:val="false"/>
          <w:caps w:val="false"/>
          <w:smallCaps w:val="false"/>
          <w:color w:val="000000"/>
          <w:spacing w:val="0"/>
          <w:sz w:val="22"/>
          <w:szCs w:val="22"/>
          <w:lang w:val="en-US" w:eastAsia="en-US"/>
        </w:rPr>
      </w:pPr>
      <w:r>
        <w:rPr>
          <w:b w:val="false"/>
          <w:bCs w:val="false"/>
          <w:i w:val="false"/>
          <w:caps w:val="false"/>
          <w:smallCaps w:val="false"/>
          <w:color w:val="000000"/>
          <w:spacing w:val="0"/>
          <w:sz w:val="22"/>
          <w:szCs w:val="22"/>
          <w:lang w:val="en-US" w:eastAsia="en-US"/>
        </w:rPr>
      </w:r>
    </w:p>
    <w:p>
      <w:pPr>
        <w:pStyle w:val="Normal"/>
        <w:widowControl w:val="false"/>
        <w:numPr>
          <w:ilvl w:val="0"/>
          <w:numId w:val="0"/>
        </w:numPr>
        <w:tabs>
          <w:tab w:val="clear" w:pos="708"/>
          <w:tab w:val="left" w:pos="360" w:leader="none"/>
        </w:tabs>
        <w:suppressAutoHyphens w:val="true"/>
        <w:spacing w:before="288" w:after="29"/>
        <w:ind w:left="0" w:right="0" w:hanging="0"/>
        <w:jc w:val="both"/>
        <w:textAlignment w:val="baseline"/>
        <w:outlineLvl w:val="1"/>
        <w:rPr/>
      </w:pPr>
      <w:bookmarkStart w:id="54" w:name="__RefHeading___Toc7214_1235905857"/>
      <w:bookmarkEnd w:id="54"/>
      <w:r>
        <w:rPr>
          <w:rFonts w:ascii="Times New Roman" w:hAnsi="Times New Roman"/>
          <w:b w:val="false"/>
          <w:bCs w:val="false"/>
          <w:i w:val="false"/>
          <w:caps w:val="false"/>
          <w:smallCaps w:val="false"/>
          <w:color w:val="000000"/>
          <w:spacing w:val="0"/>
          <w:kern w:val="2"/>
          <w:sz w:val="28"/>
          <w:szCs w:val="28"/>
          <w:highlight w:val="white"/>
          <w:lang w:val="en-US" w:eastAsia="zh-CN" w:bidi="hi-IN"/>
        </w:rPr>
        <w:t>4</w:t>
      </w:r>
      <w:r>
        <w:rPr>
          <w:rFonts w:ascii="Times New Roman" w:hAnsi="Times New Roman"/>
          <w:b w:val="false"/>
          <w:bCs w:val="false"/>
          <w:i w:val="false"/>
          <w:caps w:val="false"/>
          <w:smallCaps w:val="false"/>
          <w:color w:val="000000"/>
          <w:spacing w:val="0"/>
          <w:kern w:val="2"/>
          <w:sz w:val="28"/>
          <w:szCs w:val="28"/>
          <w:highlight w:val="white"/>
          <w:lang w:val="en-US" w:eastAsia="zh-CN" w:bidi="hi-IN"/>
        </w:rPr>
        <w:t>.</w:t>
      </w:r>
      <w:r>
        <w:rPr>
          <w:rFonts w:ascii="Times New Roman" w:hAnsi="Times New Roman"/>
          <w:b w:val="false"/>
          <w:bCs w:val="false"/>
          <w:i w:val="false"/>
          <w:caps w:val="false"/>
          <w:smallCaps w:val="false"/>
          <w:color w:val="000000"/>
          <w:spacing w:val="0"/>
          <w:kern w:val="2"/>
          <w:sz w:val="28"/>
          <w:szCs w:val="28"/>
          <w:highlight w:val="white"/>
          <w:lang w:val="en-US" w:eastAsia="zh-CN" w:bidi="hi-IN"/>
        </w:rPr>
        <w:t>2</w:t>
      </w:r>
      <w:r>
        <w:rPr>
          <w:rFonts w:ascii="Times New Roman" w:hAnsi="Times New Roman"/>
          <w:b w:val="false"/>
          <w:bCs w:val="false"/>
          <w:i w:val="false"/>
          <w:caps w:val="false"/>
          <w:smallCaps w:val="false"/>
          <w:color w:val="000000"/>
          <w:spacing w:val="0"/>
          <w:kern w:val="2"/>
          <w:sz w:val="28"/>
          <w:szCs w:val="28"/>
          <w:highlight w:val="white"/>
          <w:lang w:val="en-US" w:eastAsia="zh-CN" w:bidi="hi-IN"/>
        </w:rPr>
        <w:t xml:space="preserve"> </w:t>
      </w:r>
      <w:r>
        <w:rPr>
          <w:rFonts w:ascii="Times New Roman" w:hAnsi="Times New Roman"/>
          <w:b/>
          <w:bCs/>
          <w:i w:val="false"/>
          <w:caps w:val="false"/>
          <w:smallCaps w:val="false"/>
          <w:color w:val="000000"/>
          <w:spacing w:val="0"/>
          <w:kern w:val="2"/>
          <w:sz w:val="28"/>
          <w:szCs w:val="28"/>
          <w:highlight w:val="white"/>
          <w:lang w:val="en-US" w:eastAsia="zh-CN" w:bidi="hi-IN"/>
        </w:rPr>
        <w:t>RVIZ</w:t>
      </w:r>
    </w:p>
    <w:p>
      <w:pPr>
        <w:pStyle w:val="TextBody"/>
        <w:numPr>
          <w:ilvl w:val="0"/>
          <w:numId w:val="2"/>
        </w:numPr>
        <w:ind w:left="0" w:right="0" w:hanging="1889"/>
        <w:rPr>
          <w:rFonts w:ascii="Times New Roman" w:hAnsi="Times New Roman"/>
          <w:sz w:val="22"/>
          <w:szCs w:val="22"/>
        </w:rPr>
      </w:pPr>
      <w:bookmarkStart w:id="55" w:name="__RefHeading___Toc7216_1235905857"/>
      <w:bookmarkEnd w:id="55"/>
      <w:r>
        <w:rPr>
          <w:sz w:val="22"/>
          <w:szCs w:val="22"/>
        </w:rPr>
        <w:t>RVIZ is another program usually paired with Gazebo, it doesn’t directly simulate but allows the user to visualize ROS messages in a very convenient way.</w:t>
      </w:r>
    </w:p>
    <w:p>
      <w:pPr>
        <w:pStyle w:val="TextBody"/>
        <w:numPr>
          <w:ilvl w:val="0"/>
          <w:numId w:val="2"/>
        </w:numPr>
        <w:ind w:left="0" w:right="0" w:hanging="1889"/>
        <w:rPr>
          <w:rFonts w:ascii="Times New Roman" w:hAnsi="Times New Roman"/>
          <w:sz w:val="22"/>
          <w:szCs w:val="22"/>
        </w:rPr>
      </w:pPr>
      <w:r>
        <w:rPr>
          <w:sz w:val="22"/>
          <w:szCs w:val="22"/>
        </w:rPr>
        <w:t>This tool was really useful when debugging the tracking system because I could overlay the tracking position wht the current drone position and visually validate the if the tracking was correct.</w:t>
      </w:r>
    </w:p>
    <w:p>
      <w:pPr>
        <w:pStyle w:val="TextBody"/>
        <w:numPr>
          <w:ilvl w:val="0"/>
          <w:numId w:val="2"/>
        </w:numPr>
        <w:ind w:left="0" w:right="0" w:hanging="1889"/>
        <w:rPr>
          <w:rFonts w:ascii="Times New Roman" w:hAnsi="Times New Roman"/>
          <w:sz w:val="22"/>
          <w:szCs w:val="22"/>
        </w:rPr>
      </w:pPr>
      <w:r>
        <w:rPr>
          <w:sz w:val="22"/>
          <w:szCs w:val="22"/>
        </w:rPr>
      </w:r>
      <w:r>
        <mc:AlternateContent>
          <mc:Choice Requires="wps">
            <w:drawing>
              <wp:anchor behindDoc="0" distT="0" distB="0" distL="0" distR="0" simplePos="0" locked="0" layoutInCell="1" allowOverlap="1" relativeHeight="33">
                <wp:simplePos x="0" y="0"/>
                <wp:positionH relativeFrom="column">
                  <wp:posOffset>0</wp:posOffset>
                </wp:positionH>
                <wp:positionV relativeFrom="paragraph">
                  <wp:posOffset>635</wp:posOffset>
                </wp:positionV>
                <wp:extent cx="4966970" cy="2580005"/>
                <wp:effectExtent l="0" t="0" r="0" b="0"/>
                <wp:wrapTopAndBottom/>
                <wp:docPr id="44" name="Frame9"/>
                <a:graphic xmlns:a="http://schemas.openxmlformats.org/drawingml/2006/main">
                  <a:graphicData uri="http://schemas.microsoft.com/office/word/2010/wordprocessingShape">
                    <wps:wsp>
                      <wps:cNvSpPr txBox="1"/>
                      <wps:spPr>
                        <a:xfrm>
                          <a:off x="0" y="0"/>
                          <a:ext cx="4966970" cy="2580005"/>
                        </a:xfrm>
                        <a:prstGeom prst="rect"/>
                      </wps:spPr>
                      <wps:txbx>
                        <w:txbxContent>
                          <w:p>
                            <w:pPr>
                              <w:pStyle w:val="Figure"/>
                              <w:spacing w:before="120" w:after="120"/>
                              <w:rPr/>
                            </w:pPr>
                            <w:r>
                              <w:rPr/>
                              <w:drawing>
                                <wp:inline distT="0" distB="0" distL="0" distR="0">
                                  <wp:extent cx="4638040" cy="1923415"/>
                                  <wp:effectExtent l="0" t="0" r="0" b="0"/>
                                  <wp:docPr id="4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9" descr=""/>
                                          <pic:cNvPicPr>
                                            <a:picLocks noChangeAspect="1" noChangeArrowheads="1"/>
                                          </pic:cNvPicPr>
                                        </pic:nvPicPr>
                                        <pic:blipFill>
                                          <a:blip r:embed="rId22"/>
                                          <a:stretch>
                                            <a:fillRect/>
                                          </a:stretch>
                                        </pic:blipFill>
                                        <pic:spPr bwMode="auto">
                                          <a:xfrm>
                                            <a:off x="0" y="0"/>
                                            <a:ext cx="4638040" cy="1923415"/>
                                          </a:xfrm>
                                          <a:prstGeom prst="rect">
                                            <a:avLst/>
                                          </a:prstGeom>
                                        </pic:spPr>
                                      </pic:pic>
                                    </a:graphicData>
                                  </a:graphic>
                                </wp:inline>
                              </w:drawing>
                              <w:t xml:space="preserve">Figure </w:t>
                            </w:r>
                            <w:r>
                              <w:rPr/>
                              <w:fldChar w:fldCharType="begin"/>
                            </w:r>
                            <w:r>
                              <w:rPr/>
                              <w:instrText> SEQ Figure \* ARABIC </w:instrText>
                            </w:r>
                            <w:r>
                              <w:rPr/>
                              <w:fldChar w:fldCharType="separate"/>
                            </w:r>
                            <w:r>
                              <w:rPr/>
                              <w:t>15</w:t>
                            </w:r>
                            <w:r>
                              <w:rPr/>
                              <w:fldChar w:fldCharType="end"/>
                            </w:r>
                            <w:r>
                              <w:rPr/>
                              <w:t xml:space="preserve">: </w:t>
                            </w:r>
                            <w:r>
                              <w:rPr>
                                <w:rFonts w:cs="Lohit Devanagari"/>
                                <w:i/>
                                <w:iCs/>
                                <w:sz w:val="24"/>
                                <w:szCs w:val="24"/>
                              </w:rPr>
                              <w:t>NED to ENU co</w:t>
                            </w:r>
                            <w:r>
                              <w:rPr>
                                <w:rFonts w:cs="Lohit Devanagari"/>
                                <w:i/>
                                <w:iCs/>
                                <w:sz w:val="24"/>
                                <w:szCs w:val="24"/>
                              </w:rPr>
                              <w:t>o</w:t>
                            </w:r>
                            <w:r>
                              <w:rPr>
                                <w:rFonts w:cs="Lohit Devanagari"/>
                                <w:i/>
                                <w:iCs/>
                                <w:sz w:val="24"/>
                                <w:szCs w:val="24"/>
                              </w:rPr>
                              <w:t>rdinate conversion</w:t>
                            </w:r>
                          </w:p>
                        </w:txbxContent>
                      </wps:txbx>
                      <wps:bodyPr anchor="t" lIns="164465" tIns="164465" rIns="164465" bIns="164465">
                        <a:noAutofit/>
                      </wps:bodyPr>
                    </wps:wsp>
                  </a:graphicData>
                </a:graphic>
              </wp:anchor>
            </w:drawing>
          </mc:Choice>
          <mc:Fallback>
            <w:pict>
              <v:rect style="position:absolute;rotation:0;width:391.1pt;height:203.15pt;mso-wrap-distance-left:0pt;mso-wrap-distance-right:0pt;mso-wrap-distance-top:0pt;mso-wrap-distance-bottom:0pt;margin-top:0pt;mso-position-vertical-relative:text;margin-left:0pt;mso-position-horizontal-relative:text">
                <v:textbox inset="0.179861111111111in,0.179861111111111in,0.179861111111111in,0.179861111111111in">
                  <w:txbxContent>
                    <w:p>
                      <w:pPr>
                        <w:pStyle w:val="Figure"/>
                        <w:spacing w:before="120" w:after="120"/>
                        <w:rPr/>
                      </w:pPr>
                      <w:r>
                        <w:rPr/>
                        <w:drawing>
                          <wp:inline distT="0" distB="0" distL="0" distR="0">
                            <wp:extent cx="4638040" cy="1923415"/>
                            <wp:effectExtent l="0" t="0" r="0" b="0"/>
                            <wp:docPr id="4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9" descr=""/>
                                    <pic:cNvPicPr>
                                      <a:picLocks noChangeAspect="1" noChangeArrowheads="1"/>
                                    </pic:cNvPicPr>
                                  </pic:nvPicPr>
                                  <pic:blipFill>
                                    <a:blip r:embed="rId22"/>
                                    <a:stretch>
                                      <a:fillRect/>
                                    </a:stretch>
                                  </pic:blipFill>
                                  <pic:spPr bwMode="auto">
                                    <a:xfrm>
                                      <a:off x="0" y="0"/>
                                      <a:ext cx="4638040" cy="1923415"/>
                                    </a:xfrm>
                                    <a:prstGeom prst="rect">
                                      <a:avLst/>
                                    </a:prstGeom>
                                  </pic:spPr>
                                </pic:pic>
                              </a:graphicData>
                            </a:graphic>
                          </wp:inline>
                        </w:drawing>
                        <w:t xml:space="preserve">Figure </w:t>
                      </w:r>
                      <w:r>
                        <w:rPr/>
                        <w:fldChar w:fldCharType="begin"/>
                      </w:r>
                      <w:r>
                        <w:rPr/>
                        <w:instrText> SEQ Figure \* ARABIC </w:instrText>
                      </w:r>
                      <w:r>
                        <w:rPr/>
                        <w:fldChar w:fldCharType="separate"/>
                      </w:r>
                      <w:r>
                        <w:rPr/>
                        <w:t>15</w:t>
                      </w:r>
                      <w:r>
                        <w:rPr/>
                        <w:fldChar w:fldCharType="end"/>
                      </w:r>
                      <w:r>
                        <w:rPr/>
                        <w:t xml:space="preserve">: </w:t>
                      </w:r>
                      <w:r>
                        <w:rPr>
                          <w:rFonts w:cs="Lohit Devanagari"/>
                          <w:i/>
                          <w:iCs/>
                          <w:sz w:val="24"/>
                          <w:szCs w:val="24"/>
                        </w:rPr>
                        <w:t>NED to ENU co</w:t>
                      </w:r>
                      <w:r>
                        <w:rPr>
                          <w:rFonts w:cs="Lohit Devanagari"/>
                          <w:i/>
                          <w:iCs/>
                          <w:sz w:val="24"/>
                          <w:szCs w:val="24"/>
                        </w:rPr>
                        <w:t>o</w:t>
                      </w:r>
                      <w:r>
                        <w:rPr>
                          <w:rFonts w:cs="Lohit Devanagari"/>
                          <w:i/>
                          <w:iCs/>
                          <w:sz w:val="24"/>
                          <w:szCs w:val="24"/>
                        </w:rPr>
                        <w:t>rdinate conversion</w:t>
                      </w:r>
                    </w:p>
                  </w:txbxContent>
                </v:textbox>
                <w10:wrap type="topAndBottom"/>
              </v:rect>
            </w:pict>
          </mc:Fallback>
        </mc:AlternateContent>
      </w:r>
    </w:p>
    <w:p>
      <w:pPr>
        <w:pStyle w:val="TextBody"/>
        <w:numPr>
          <w:ilvl w:val="0"/>
          <w:numId w:val="2"/>
        </w:numPr>
        <w:ind w:left="0" w:right="0" w:hanging="1889"/>
        <w:rPr>
          <w:rFonts w:ascii="Times New Roman" w:hAnsi="Times New Roman"/>
          <w:sz w:val="22"/>
          <w:szCs w:val="22"/>
        </w:rPr>
      </w:pPr>
      <w:r>
        <w:rPr>
          <w:sz w:val="22"/>
          <w:szCs w:val="22"/>
        </w:rPr>
      </w:r>
    </w:p>
    <w:p>
      <w:pPr>
        <w:pStyle w:val="TextBody"/>
        <w:numPr>
          <w:ilvl w:val="0"/>
          <w:numId w:val="2"/>
        </w:numPr>
        <w:ind w:left="0" w:right="0" w:hanging="1889"/>
        <w:rPr>
          <w:rFonts w:ascii="Times New Roman" w:hAnsi="Times New Roman"/>
          <w:sz w:val="22"/>
          <w:szCs w:val="22"/>
        </w:rPr>
      </w:pPr>
      <w:bookmarkStart w:id="56" w:name="__RefHeading___Toc7218_1235905857"/>
      <w:bookmarkEnd w:id="56"/>
      <w:r>
        <w:rPr>
          <w:b w:val="false"/>
          <w:bCs w:val="false"/>
          <w:i w:val="false"/>
          <w:caps w:val="false"/>
          <w:smallCaps w:val="false"/>
          <w:color w:val="000000"/>
          <w:spacing w:val="0"/>
          <w:kern w:val="2"/>
          <w:sz w:val="22"/>
          <w:szCs w:val="22"/>
          <w:highlight w:val="white"/>
          <w:lang w:val="en-US" w:eastAsia="zh-CN" w:bidi="hi-IN"/>
        </w:rPr>
        <w:t xml:space="preserve">While the front end displays the evolution of the system, the backend </w:t>
      </w:r>
      <w:r>
        <w:rPr>
          <w:b w:val="false"/>
          <w:bCs w:val="false"/>
          <w:i w:val="false"/>
          <w:caps w:val="false"/>
          <w:smallCaps w:val="false"/>
          <w:color w:val="000000"/>
          <w:spacing w:val="0"/>
          <w:kern w:val="2"/>
          <w:sz w:val="22"/>
          <w:szCs w:val="22"/>
          <w:highlight w:val="white"/>
          <w:lang w:val="en-US" w:eastAsia="zh-CN" w:bidi="hi-IN"/>
        </w:rPr>
        <w:t xml:space="preserve">is a fork of an existing project, properly changed to receive PX4 messages, organizes a history of messages and set, converts the coordinates from NED </w:t>
      </w:r>
      <w:r>
        <w:rPr>
          <w:b w:val="false"/>
          <w:bCs w:val="false"/>
          <w:i w:val="false"/>
          <w:caps w:val="false"/>
          <w:smallCaps w:val="false"/>
          <w:color w:val="000000"/>
          <w:spacing w:val="0"/>
          <w:kern w:val="2"/>
          <w:sz w:val="22"/>
          <w:szCs w:val="22"/>
          <w:highlight w:val="white"/>
          <w:lang w:val="en-US" w:eastAsia="zh-CN" w:bidi="hi-IN"/>
        </w:rPr>
        <w:t>and FRD frames to ENU and FLU, the former are commonly used with flying vehicles where the Z axis represents the negative distance from the ground while the latter are the common coordinates; this step is done for visualization purposes, every aspect of the flying drone is done in NED and FRD frames.</w:t>
      </w:r>
    </w:p>
    <w:p>
      <w:pPr>
        <w:pStyle w:val="TextBody"/>
        <w:numPr>
          <w:ilvl w:val="0"/>
          <w:numId w:val="0"/>
        </w:numPr>
        <w:ind w:left="0" w:right="0" w:hanging="1889"/>
        <w:rPr>
          <w:rFonts w:ascii="Times New Roman" w:hAnsi="Times New Roman"/>
          <w:b w:val="false"/>
          <w:b w:val="false"/>
          <w:bCs w:val="false"/>
          <w:i w:val="false"/>
          <w:caps w:val="false"/>
          <w:smallCaps w:val="false"/>
          <w:color w:val="000000"/>
          <w:spacing w:val="0"/>
          <w:kern w:val="2"/>
          <w:highlight w:val="white"/>
          <w:lang w:val="en-US" w:eastAsia="zh-CN" w:bidi="hi-IN"/>
        </w:rPr>
      </w:pPr>
      <w:r>
        <w:rPr>
          <w:rFonts w:ascii="Times New Roman" w:hAnsi="Times New Roman"/>
          <w:b w:val="false"/>
          <w:bCs w:val="false"/>
          <w:i w:val="false"/>
          <w:caps w:val="false"/>
          <w:smallCaps w:val="false"/>
          <w:color w:val="000000"/>
          <w:spacing w:val="0"/>
          <w:kern w:val="2"/>
          <w:highlight w:val="white"/>
          <w:lang w:val="en-US" w:eastAsia="zh-CN" w:bidi="hi-IN"/>
        </w:rPr>
        <w:tab/>
      </w:r>
    </w:p>
    <w:p>
      <w:pPr>
        <w:pStyle w:val="Normal"/>
        <w:keepNext w:val="true"/>
        <w:widowControl w:val="false"/>
        <w:numPr>
          <w:ilvl w:val="0"/>
          <w:numId w:val="0"/>
        </w:numPr>
        <w:tabs>
          <w:tab w:val="clear" w:pos="708"/>
          <w:tab w:val="left" w:pos="360" w:leader="none"/>
        </w:tabs>
        <w:suppressAutoHyphens w:val="true"/>
        <w:spacing w:before="850" w:after="29"/>
        <w:ind w:left="1782" w:right="0" w:hanging="0"/>
        <w:textAlignment w:val="baseline"/>
        <w:outlineLvl w:val="0"/>
        <w:rPr/>
      </w:pPr>
      <w:bookmarkStart w:id="57" w:name="__RefHeading___Toc2609_2638054110"/>
      <w:bookmarkEnd w:id="57"/>
      <w:r>
        <w:rPr>
          <w:b w:val="false"/>
          <w:bCs w:val="false"/>
          <w:kern w:val="2"/>
          <w:sz w:val="28"/>
          <w:szCs w:val="28"/>
          <w:lang w:val="en-US" w:eastAsia="zh-CN" w:bidi="hi-IN"/>
        </w:rPr>
        <w:t>5</w:t>
      </w:r>
      <w:r>
        <w:rPr>
          <w:b w:val="false"/>
          <w:bCs w:val="false"/>
          <w:kern w:val="2"/>
          <w:sz w:val="28"/>
          <w:szCs w:val="28"/>
          <w:lang w:val="en-US" w:eastAsia="zh-CN" w:bidi="hi-IN"/>
        </w:rPr>
        <w:t xml:space="preserve"> </w:t>
      </w:r>
      <w:r>
        <w:rPr>
          <w:rFonts w:ascii="Times New Roman" w:hAnsi="Times New Roman"/>
          <w:b/>
          <w:bCs/>
          <w:i w:val="false"/>
          <w:caps w:val="false"/>
          <w:smallCaps w:val="false"/>
          <w:color w:val="000000"/>
          <w:spacing w:val="0"/>
          <w:kern w:val="2"/>
          <w:sz w:val="28"/>
          <w:szCs w:val="28"/>
          <w:highlight w:val="white"/>
          <w:lang w:val="en-US" w:eastAsia="zh-CN" w:bidi="hi-IN"/>
        </w:rPr>
        <w:t>Flying</w:t>
      </w:r>
      <w:r>
        <mc:AlternateContent>
          <mc:Choice Requires="wps">
            <w:drawing>
              <wp:anchor behindDoc="0" distT="0" distB="0" distL="0" distR="0" simplePos="0" locked="0" layoutInCell="1" allowOverlap="1" relativeHeight="15">
                <wp:simplePos x="0" y="0"/>
                <wp:positionH relativeFrom="column">
                  <wp:posOffset>311150</wp:posOffset>
                </wp:positionH>
                <wp:positionV relativeFrom="paragraph">
                  <wp:posOffset>-146050</wp:posOffset>
                </wp:positionV>
                <wp:extent cx="2733675" cy="5903595"/>
                <wp:effectExtent l="0" t="0" r="0" b="0"/>
                <wp:wrapTopAndBottom/>
                <wp:docPr id="47" name="Frame10"/>
                <a:graphic xmlns:a="http://schemas.openxmlformats.org/drawingml/2006/main">
                  <a:graphicData uri="http://schemas.microsoft.com/office/word/2010/wordprocessingShape">
                    <wps:wsp>
                      <wps:cNvSpPr txBox="1"/>
                      <wps:spPr>
                        <a:xfrm>
                          <a:off x="0" y="0"/>
                          <a:ext cx="2733675" cy="5903595"/>
                        </a:xfrm>
                        <a:prstGeom prst="rect"/>
                      </wps:spPr>
                      <wps:txbx>
                        <w:txbxContent>
                          <w:p>
                            <w:pPr>
                              <w:pStyle w:val="Figure"/>
                              <w:spacing w:before="120" w:after="120"/>
                              <w:rPr/>
                            </w:pPr>
                            <w:r>
                              <w:rPr/>
                              <w:drawing>
                                <wp:inline distT="0" distB="0" distL="0" distR="0">
                                  <wp:extent cx="2733675" cy="5400675"/>
                                  <wp:effectExtent l="0" t="0" r="0" b="0"/>
                                  <wp:docPr id="4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0" descr=""/>
                                          <pic:cNvPicPr>
                                            <a:picLocks noChangeAspect="1" noChangeArrowheads="1"/>
                                          </pic:cNvPicPr>
                                        </pic:nvPicPr>
                                        <pic:blipFill>
                                          <a:blip r:embed="rId23"/>
                                          <a:stretch>
                                            <a:fillRect/>
                                          </a:stretch>
                                        </pic:blipFill>
                                        <pic:spPr bwMode="auto">
                                          <a:xfrm>
                                            <a:off x="0" y="0"/>
                                            <a:ext cx="2733675" cy="5400675"/>
                                          </a:xfrm>
                                          <a:prstGeom prst="rect">
                                            <a:avLst/>
                                          </a:prstGeom>
                                        </pic:spPr>
                                      </pic:pic>
                                    </a:graphicData>
                                  </a:graphic>
                                </wp:inline>
                              </w:drawing>
                              <w:t xml:space="preserve">Figure </w:t>
                            </w:r>
                            <w:r>
                              <w:rPr/>
                              <w:fldChar w:fldCharType="begin"/>
                            </w:r>
                            <w:r>
                              <w:rPr/>
                              <w:instrText> SEQ Figure \* ARABIC </w:instrText>
                            </w:r>
                            <w:r>
                              <w:rPr/>
                              <w:fldChar w:fldCharType="separate"/>
                            </w:r>
                            <w:r>
                              <w:rPr/>
                              <w:t>16</w:t>
                            </w:r>
                            <w:r>
                              <w:rPr/>
                              <w:fldChar w:fldCharType="end"/>
                            </w:r>
                            <w:r>
                              <w:rPr/>
                              <w:t xml:space="preserve">: </w:t>
                            </w:r>
                            <w:r>
                              <w:rPr/>
                              <w:t>R</w:t>
                            </w:r>
                            <w:r>
                              <w:rPr/>
                              <w:t>aw local position message from PX4</w:t>
                            </w:r>
                          </w:p>
                        </w:txbxContent>
                      </wps:txbx>
                      <wps:bodyPr anchor="t" lIns="0" tIns="0" rIns="0" bIns="0">
                        <a:noAutofit/>
                      </wps:bodyPr>
                    </wps:wsp>
                  </a:graphicData>
                </a:graphic>
              </wp:anchor>
            </w:drawing>
          </mc:Choice>
          <mc:Fallback>
            <w:pict>
              <v:rect style="position:absolute;rotation:0;width:215.25pt;height:464.85pt;mso-wrap-distance-left:0pt;mso-wrap-distance-right:0pt;mso-wrap-distance-top:0pt;mso-wrap-distance-bottom:0pt;margin-top:-11.5pt;mso-position-vertical-relative:text;margin-left:24.5pt;mso-position-horizontal-relative:text">
                <v:textbox inset="0in,0in,0in,0in">
                  <w:txbxContent>
                    <w:p>
                      <w:pPr>
                        <w:pStyle w:val="Figure"/>
                        <w:spacing w:before="120" w:after="120"/>
                        <w:rPr/>
                      </w:pPr>
                      <w:r>
                        <w:rPr/>
                        <w:drawing>
                          <wp:inline distT="0" distB="0" distL="0" distR="0">
                            <wp:extent cx="2733675" cy="5400675"/>
                            <wp:effectExtent l="0" t="0" r="0" b="0"/>
                            <wp:docPr id="4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0" descr=""/>
                                    <pic:cNvPicPr>
                                      <a:picLocks noChangeAspect="1" noChangeArrowheads="1"/>
                                    </pic:cNvPicPr>
                                  </pic:nvPicPr>
                                  <pic:blipFill>
                                    <a:blip r:embed="rId23"/>
                                    <a:stretch>
                                      <a:fillRect/>
                                    </a:stretch>
                                  </pic:blipFill>
                                  <pic:spPr bwMode="auto">
                                    <a:xfrm>
                                      <a:off x="0" y="0"/>
                                      <a:ext cx="2733675" cy="5400675"/>
                                    </a:xfrm>
                                    <a:prstGeom prst="rect">
                                      <a:avLst/>
                                    </a:prstGeom>
                                  </pic:spPr>
                                </pic:pic>
                              </a:graphicData>
                            </a:graphic>
                          </wp:inline>
                        </w:drawing>
                        <w:t xml:space="preserve">Figure </w:t>
                      </w:r>
                      <w:r>
                        <w:rPr/>
                        <w:fldChar w:fldCharType="begin"/>
                      </w:r>
                      <w:r>
                        <w:rPr/>
                        <w:instrText> SEQ Figure \* ARABIC </w:instrText>
                      </w:r>
                      <w:r>
                        <w:rPr/>
                        <w:fldChar w:fldCharType="separate"/>
                      </w:r>
                      <w:r>
                        <w:rPr/>
                        <w:t>16</w:t>
                      </w:r>
                      <w:r>
                        <w:rPr/>
                        <w:fldChar w:fldCharType="end"/>
                      </w:r>
                      <w:r>
                        <w:rPr/>
                        <w:t xml:space="preserve">: </w:t>
                      </w:r>
                      <w:r>
                        <w:rPr/>
                        <w:t>R</w:t>
                      </w:r>
                      <w:r>
                        <w:rPr/>
                        <w:t>aw local position message from PX4</w:t>
                      </w:r>
                    </w:p>
                  </w:txbxContent>
                </v:textbox>
                <w10:wrap type="topAndBottom"/>
              </v:rect>
            </w:pict>
          </mc:Fallback>
        </mc:AlternateContent>
      </w:r>
      <w:r>
        <mc:AlternateContent>
          <mc:Choice Requires="wps">
            <w:drawing>
              <wp:anchor behindDoc="0" distT="0" distB="0" distL="0" distR="0" simplePos="0" locked="0" layoutInCell="1" allowOverlap="1" relativeHeight="17">
                <wp:simplePos x="0" y="0"/>
                <wp:positionH relativeFrom="column">
                  <wp:posOffset>3131820</wp:posOffset>
                </wp:positionH>
                <wp:positionV relativeFrom="paragraph">
                  <wp:posOffset>-146050</wp:posOffset>
                </wp:positionV>
                <wp:extent cx="3428365" cy="3689985"/>
                <wp:effectExtent l="0" t="0" r="0" b="0"/>
                <wp:wrapSquare wrapText="largest"/>
                <wp:docPr id="50" name="Frame8"/>
                <a:graphic xmlns:a="http://schemas.openxmlformats.org/drawingml/2006/main">
                  <a:graphicData uri="http://schemas.microsoft.com/office/word/2010/wordprocessingShape">
                    <wps:wsp>
                      <wps:cNvSpPr txBox="1"/>
                      <wps:spPr>
                        <a:xfrm>
                          <a:off x="0" y="0"/>
                          <a:ext cx="3428365" cy="3689985"/>
                        </a:xfrm>
                        <a:prstGeom prst="rect"/>
                      </wps:spPr>
                      <wps:txbx>
                        <w:txbxContent>
                          <w:p>
                            <w:pPr>
                              <w:pStyle w:val="Figure"/>
                              <w:spacing w:before="120" w:after="120"/>
                              <w:rPr/>
                            </w:pPr>
                            <w:r>
                              <w:rPr/>
                              <w:drawing>
                                <wp:inline distT="0" distB="0" distL="0" distR="0">
                                  <wp:extent cx="3428365" cy="2909570"/>
                                  <wp:effectExtent l="0" t="0" r="0" b="0"/>
                                  <wp:docPr id="5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8" descr=""/>
                                          <pic:cNvPicPr>
                                            <a:picLocks noChangeAspect="1" noChangeArrowheads="1"/>
                                          </pic:cNvPicPr>
                                        </pic:nvPicPr>
                                        <pic:blipFill>
                                          <a:blip r:embed="rId24"/>
                                          <a:srcRect l="24950" t="0" r="0" b="0"/>
                                          <a:stretch>
                                            <a:fillRect/>
                                          </a:stretch>
                                        </pic:blipFill>
                                        <pic:spPr bwMode="auto">
                                          <a:xfrm>
                                            <a:off x="0" y="0"/>
                                            <a:ext cx="3428365" cy="2909570"/>
                                          </a:xfrm>
                                          <a:prstGeom prst="rect">
                                            <a:avLst/>
                                          </a:prstGeom>
                                        </pic:spPr>
                                      </pic:pic>
                                    </a:graphicData>
                                  </a:graphic>
                                </wp:inline>
                              </w:drawing>
                              <w:t xml:space="preserve">Figure </w:t>
                            </w:r>
                            <w:r>
                              <w:rPr/>
                              <w:fldChar w:fldCharType="begin"/>
                            </w:r>
                            <w:r>
                              <w:rPr/>
                              <w:instrText> SEQ Figure \* ARABIC </w:instrText>
                            </w:r>
                            <w:r>
                              <w:rPr/>
                              <w:fldChar w:fldCharType="separate"/>
                            </w:r>
                            <w:r>
                              <w:rPr/>
                              <w:t>17</w:t>
                            </w:r>
                            <w:r>
                              <w:rPr/>
                              <w:fldChar w:fldCharType="end"/>
                            </w:r>
                            <w:r>
                              <w:rPr/>
                              <w:t>: RVIZ scree</w:t>
                            </w:r>
                            <w:r>
                              <w:rPr/>
                              <w:t>n</w:t>
                            </w:r>
                          </w:p>
                          <w:p>
                            <w:pPr>
                              <w:pStyle w:val="TextBody"/>
                              <w:numPr>
                                <w:ilvl w:val="0"/>
                                <w:numId w:val="2"/>
                              </w:numPr>
                              <w:spacing w:before="0" w:after="140"/>
                              <w:ind w:left="0" w:right="0" w:hanging="1889"/>
                              <w:rPr/>
                            </w:pPr>
                            <w:r>
                              <w:rPr/>
                              <w:t>t</w:t>
                            </w:r>
                            <w:r>
                              <w:rPr/>
                              <w:t>he blue line is the theoretical path, the green line is the real path taken</w:t>
                            </w:r>
                          </w:p>
                        </w:txbxContent>
                      </wps:txbx>
                      <wps:bodyPr anchor="t" lIns="0" tIns="0" rIns="0" bIns="0">
                        <a:noAutofit/>
                      </wps:bodyPr>
                    </wps:wsp>
                  </a:graphicData>
                </a:graphic>
              </wp:anchor>
            </w:drawing>
          </mc:Choice>
          <mc:Fallback>
            <w:pict>
              <v:rect style="position:absolute;rotation:0;width:269.95pt;height:290.55pt;mso-wrap-distance-left:0pt;mso-wrap-distance-right:0pt;mso-wrap-distance-top:0pt;mso-wrap-distance-bottom:0pt;margin-top:-11.5pt;mso-position-vertical-relative:text;margin-left:246.6pt;mso-position-horizontal-relative:text">
                <v:textbox inset="0in,0in,0in,0in">
                  <w:txbxContent>
                    <w:p>
                      <w:pPr>
                        <w:pStyle w:val="Figure"/>
                        <w:spacing w:before="120" w:after="120"/>
                        <w:rPr/>
                      </w:pPr>
                      <w:r>
                        <w:rPr/>
                        <w:drawing>
                          <wp:inline distT="0" distB="0" distL="0" distR="0">
                            <wp:extent cx="3428365" cy="2909570"/>
                            <wp:effectExtent l="0" t="0" r="0" b="0"/>
                            <wp:docPr id="5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8" descr=""/>
                                    <pic:cNvPicPr>
                                      <a:picLocks noChangeAspect="1" noChangeArrowheads="1"/>
                                    </pic:cNvPicPr>
                                  </pic:nvPicPr>
                                  <pic:blipFill>
                                    <a:blip r:embed="rId24"/>
                                    <a:srcRect l="24950" t="0" r="0" b="0"/>
                                    <a:stretch>
                                      <a:fillRect/>
                                    </a:stretch>
                                  </pic:blipFill>
                                  <pic:spPr bwMode="auto">
                                    <a:xfrm>
                                      <a:off x="0" y="0"/>
                                      <a:ext cx="3428365" cy="2909570"/>
                                    </a:xfrm>
                                    <a:prstGeom prst="rect">
                                      <a:avLst/>
                                    </a:prstGeom>
                                  </pic:spPr>
                                </pic:pic>
                              </a:graphicData>
                            </a:graphic>
                          </wp:inline>
                        </w:drawing>
                        <w:t xml:space="preserve">Figure </w:t>
                      </w:r>
                      <w:r>
                        <w:rPr/>
                        <w:fldChar w:fldCharType="begin"/>
                      </w:r>
                      <w:r>
                        <w:rPr/>
                        <w:instrText> SEQ Figure \* ARABIC </w:instrText>
                      </w:r>
                      <w:r>
                        <w:rPr/>
                        <w:fldChar w:fldCharType="separate"/>
                      </w:r>
                      <w:r>
                        <w:rPr/>
                        <w:t>17</w:t>
                      </w:r>
                      <w:r>
                        <w:rPr/>
                        <w:fldChar w:fldCharType="end"/>
                      </w:r>
                      <w:r>
                        <w:rPr/>
                        <w:t>: RVIZ scree</w:t>
                      </w:r>
                      <w:r>
                        <w:rPr/>
                        <w:t>n</w:t>
                      </w:r>
                    </w:p>
                    <w:p>
                      <w:pPr>
                        <w:pStyle w:val="TextBody"/>
                        <w:numPr>
                          <w:ilvl w:val="0"/>
                          <w:numId w:val="2"/>
                        </w:numPr>
                        <w:spacing w:before="0" w:after="140"/>
                        <w:ind w:left="0" w:right="0" w:hanging="1889"/>
                        <w:rPr/>
                      </w:pPr>
                      <w:r>
                        <w:rPr/>
                        <w:t>t</w:t>
                      </w:r>
                      <w:r>
                        <w:rPr/>
                        <w:t>he blue line is the theoretical path, the green line is the real path taken</w:t>
                      </w:r>
                    </w:p>
                  </w:txbxContent>
                </v:textbox>
                <w10:wrap type="square" side="largest"/>
              </v:rect>
            </w:pict>
          </mc:Fallback>
        </mc:AlternateContent>
      </w:r>
    </w:p>
    <w:p>
      <w:pPr>
        <w:pStyle w:val="TextBody"/>
        <w:numPr>
          <w:ilvl w:val="0"/>
          <w:numId w:val="0"/>
        </w:numPr>
        <w:ind w:left="1782" w:right="0" w:hanging="0"/>
        <w:rPr>
          <w:rFonts w:ascii="Times New Roman" w:hAnsi="Times New Roman"/>
          <w:sz w:val="22"/>
          <w:szCs w:val="22"/>
          <w:lang w:val="en-US"/>
        </w:rPr>
      </w:pPr>
      <w:bookmarkStart w:id="58" w:name="__RefHeading___Toc7360_12359058572"/>
      <w:bookmarkEnd w:id="58"/>
      <w:r>
        <w:rPr>
          <w:sz w:val="22"/>
          <w:szCs w:val="22"/>
          <w:lang w:val="en-US"/>
        </w:rPr>
        <w:t>Now that we know what each component does I will explain the whole procedure to launch the drone and the connections between all the software:</w:t>
      </w:r>
    </w:p>
    <w:p>
      <w:pPr>
        <w:pStyle w:val="TextBody"/>
        <w:numPr>
          <w:ilvl w:val="0"/>
          <w:numId w:val="8"/>
        </w:numPr>
        <w:rPr>
          <w:rFonts w:ascii="Times New Roman" w:hAnsi="Times New Roman"/>
          <w:sz w:val="22"/>
          <w:szCs w:val="22"/>
          <w:lang w:val="en-US"/>
        </w:rPr>
      </w:pPr>
      <w:r>
        <w:rPr>
          <w:sz w:val="22"/>
          <w:szCs w:val="22"/>
          <w:lang w:val="en-US"/>
        </w:rPr>
        <w:t>Start Motive and the OptiTrack system.</w:t>
      </w:r>
    </w:p>
    <w:p>
      <w:pPr>
        <w:pStyle w:val="TextBody"/>
        <w:numPr>
          <w:ilvl w:val="0"/>
          <w:numId w:val="8"/>
        </w:numPr>
        <w:rPr>
          <w:rFonts w:ascii="Times New Roman" w:hAnsi="Times New Roman"/>
          <w:sz w:val="22"/>
          <w:szCs w:val="22"/>
          <w:lang w:val="en-US"/>
        </w:rPr>
      </w:pPr>
      <w:r>
        <w:rPr>
          <w:sz w:val="22"/>
          <w:szCs w:val="22"/>
          <w:lang w:val="en-US"/>
        </w:rPr>
        <w:t xml:space="preserve">From the companion  </w:t>
      </w:r>
      <w:r>
        <w:rPr>
          <w:b w:val="false"/>
          <w:bCs w:val="false"/>
          <w:color w:val="000000"/>
          <w:sz w:val="22"/>
          <w:szCs w:val="22"/>
          <w:lang w:val="en-US"/>
        </w:rPr>
        <w:t xml:space="preserve">MicroXRCEAgent </w:t>
      </w:r>
      <w:r>
        <w:rPr>
          <w:b w:val="false"/>
          <w:bCs w:val="false"/>
          <w:color w:val="000000"/>
          <w:sz w:val="22"/>
          <w:szCs w:val="22"/>
          <w:lang w:val="en-US"/>
        </w:rPr>
        <w:t>to interface the flight controller with ROS.</w:t>
      </w:r>
    </w:p>
    <w:p>
      <w:pPr>
        <w:pStyle w:val="TextBody"/>
        <w:numPr>
          <w:ilvl w:val="0"/>
          <w:numId w:val="8"/>
        </w:numPr>
        <w:rPr>
          <w:rFonts w:ascii="Times New Roman" w:hAnsi="Times New Roman"/>
          <w:sz w:val="22"/>
          <w:szCs w:val="22"/>
          <w:lang w:val="en-US"/>
        </w:rPr>
      </w:pPr>
      <w:r>
        <w:rPr>
          <w:b w:val="false"/>
          <w:bCs w:val="false"/>
          <w:color w:val="000000"/>
          <w:sz w:val="22"/>
          <w:szCs w:val="22"/>
          <w:lang w:val="en-US"/>
        </w:rPr>
        <w:t xml:space="preserve">From the companion launch </w:t>
      </w:r>
      <w:r>
        <w:rPr>
          <w:b w:val="false"/>
          <w:bCs w:val="false"/>
          <w:color w:val="000000"/>
          <w:kern w:val="2"/>
          <w:sz w:val="22"/>
          <w:szCs w:val="22"/>
          <w:lang w:val="en-US" w:eastAsia="zh-CN" w:bidi="hi-IN"/>
        </w:rPr>
        <w:t xml:space="preserve">optitrack_interface </w:t>
      </w:r>
      <w:r>
        <w:rPr>
          <w:b w:val="false"/>
          <w:bCs w:val="false"/>
          <w:color w:val="000000"/>
          <w:kern w:val="2"/>
          <w:sz w:val="22"/>
          <w:szCs w:val="22"/>
          <w:lang w:val="en-US" w:eastAsia="zh-CN" w:bidi="hi-IN"/>
        </w:rPr>
        <w:t>and px4-py.py to connect the drone with the optitrack.</w:t>
      </w:r>
    </w:p>
    <w:p>
      <w:pPr>
        <w:pStyle w:val="TextBody"/>
        <w:numPr>
          <w:ilvl w:val="0"/>
          <w:numId w:val="8"/>
        </w:numPr>
        <w:rPr>
          <w:rFonts w:ascii="Times New Roman" w:hAnsi="Times New Roman"/>
          <w:sz w:val="22"/>
          <w:szCs w:val="22"/>
          <w:lang w:val="en-US"/>
        </w:rPr>
      </w:pPr>
      <w:r>
        <w:rPr>
          <w:sz w:val="22"/>
          <w:szCs w:val="22"/>
          <w:lang w:val="en-US"/>
        </w:rPr>
        <w:t>From the companion launch the controller px4-py.py</w:t>
      </w:r>
    </w:p>
    <w:p>
      <w:pPr>
        <w:pStyle w:val="TextBody"/>
        <w:numPr>
          <w:ilvl w:val="0"/>
          <w:numId w:val="8"/>
        </w:numPr>
        <w:rPr>
          <w:rFonts w:ascii="Times New Roman" w:hAnsi="Times New Roman"/>
          <w:sz w:val="22"/>
          <w:szCs w:val="22"/>
          <w:lang w:val="en-US"/>
        </w:rPr>
      </w:pPr>
      <w:r>
        <w:rPr>
          <w:sz w:val="22"/>
          <w:szCs w:val="22"/>
          <w:lang w:val="en-US"/>
        </w:rPr>
        <w:t>(optionally) launch the gui.py</w:t>
      </w:r>
    </w:p>
    <w:p>
      <w:pPr>
        <w:pStyle w:val="TextBody"/>
        <w:numPr>
          <w:ilvl w:val="0"/>
          <w:numId w:val="8"/>
        </w:numPr>
        <w:rPr>
          <w:rFonts w:ascii="Times New Roman" w:hAnsi="Times New Roman"/>
          <w:b w:val="false"/>
          <w:b w:val="false"/>
          <w:bCs w:val="false"/>
          <w:kern w:val="2"/>
          <w:sz w:val="22"/>
          <w:szCs w:val="22"/>
          <w:lang w:val="en-US" w:eastAsia="zh-CN" w:bidi="hi-IN"/>
        </w:rPr>
      </w:pPr>
      <w:r>
        <w:rPr>
          <w:b w:val="false"/>
          <w:bCs w:val="false"/>
          <w:kern w:val="2"/>
          <w:sz w:val="22"/>
          <w:szCs w:val="22"/>
          <w:lang w:val="en-US" w:eastAsia="zh-CN" w:bidi="hi-IN"/>
        </w:rPr>
        <w:t>set the action through gui or ROS2 message</w:t>
      </w:r>
    </w:p>
    <w:p>
      <w:pPr>
        <w:pStyle w:val="TextBody"/>
        <w:numPr>
          <w:ilvl w:val="0"/>
          <w:numId w:val="0"/>
        </w:numPr>
        <w:ind w:left="720" w:right="0" w:hanging="0"/>
        <w:rPr>
          <w:rFonts w:ascii="Times New Roman" w:hAnsi="Times New Roman"/>
          <w:b w:val="false"/>
          <w:b w:val="false"/>
          <w:bCs w:val="false"/>
          <w:sz w:val="22"/>
          <w:szCs w:val="22"/>
          <w:lang w:val="en-US"/>
        </w:rPr>
      </w:pPr>
      <w:r>
        <w:rPr>
          <w:b w:val="false"/>
          <w:bCs w:val="false"/>
          <w:kern w:val="2"/>
          <w:sz w:val="22"/>
          <w:szCs w:val="22"/>
          <w:lang w:val="en-US" w:eastAsia="zh-CN" w:bidi="hi-IN"/>
        </w:rPr>
        <w:t xml:space="preserve">For ease of use I created the 2 aliases </w:t>
      </w:r>
      <w:r>
        <w:rPr>
          <w:b w:val="false"/>
          <w:bCs w:val="false"/>
          <w:i/>
          <w:iCs/>
          <w:kern w:val="2"/>
          <w:sz w:val="22"/>
          <w:szCs w:val="22"/>
          <w:lang w:val="en-US" w:eastAsia="zh-CN" w:bidi="hi-IN"/>
        </w:rPr>
        <w:t>dockerdrone</w:t>
      </w:r>
      <w:r>
        <w:rPr>
          <w:b w:val="false"/>
          <w:bCs w:val="false"/>
          <w:kern w:val="2"/>
          <w:sz w:val="22"/>
          <w:szCs w:val="22"/>
          <w:lang w:val="en-US" w:eastAsia="zh-CN" w:bidi="hi-IN"/>
        </w:rPr>
        <w:t xml:space="preserve"> and </w:t>
      </w:r>
      <w:r>
        <w:rPr>
          <w:b w:val="false"/>
          <w:bCs w:val="false"/>
          <w:i/>
          <w:iCs/>
          <w:kern w:val="2"/>
          <w:sz w:val="22"/>
          <w:szCs w:val="22"/>
          <w:u w:val="none"/>
          <w:lang w:val="en-US" w:eastAsia="zh-CN" w:bidi="hi-IN"/>
        </w:rPr>
        <w:t>dockercommander</w:t>
      </w:r>
      <w:r>
        <w:rPr>
          <w:b w:val="false"/>
          <w:bCs w:val="false"/>
          <w:kern w:val="2"/>
          <w:sz w:val="22"/>
          <w:szCs w:val="22"/>
          <w:lang w:val="en-US" w:eastAsia="zh-CN" w:bidi="hi-IN"/>
        </w:rPr>
        <w:t xml:space="preserve"> to launch everything in one go.</w:t>
      </w:r>
    </w:p>
    <w:p>
      <w:pPr>
        <w:pStyle w:val="TextBody"/>
        <w:numPr>
          <w:ilvl w:val="0"/>
          <w:numId w:val="0"/>
        </w:numPr>
        <w:ind w:left="0" w:right="0" w:hanging="0"/>
        <w:rPr>
          <w:rFonts w:ascii="Times New Roman" w:hAnsi="Times New Roman"/>
          <w:b w:val="false"/>
          <w:b w:val="false"/>
          <w:bCs w:val="false"/>
          <w:kern w:val="2"/>
          <w:sz w:val="22"/>
          <w:szCs w:val="22"/>
          <w:lang w:val="en-US" w:eastAsia="zh-CN" w:bidi="hi-IN"/>
        </w:rPr>
      </w:pPr>
      <w:r>
        <w:rPr>
          <w:b w:val="false"/>
          <w:bCs w:val="false"/>
          <w:kern w:val="2"/>
          <w:sz w:val="22"/>
          <w:szCs w:val="22"/>
          <w:lang w:val="en-US" w:eastAsia="zh-CN" w:bidi="hi-IN"/>
        </w:rPr>
      </w:r>
    </w:p>
    <w:p>
      <w:pPr>
        <w:pStyle w:val="TextBody"/>
        <w:numPr>
          <w:ilvl w:val="0"/>
          <w:numId w:val="0"/>
        </w:numPr>
        <w:ind w:left="0" w:right="0" w:hanging="0"/>
        <w:rPr>
          <w:rFonts w:ascii="Times New Roman" w:hAnsi="Times New Roman"/>
          <w:b w:val="false"/>
          <w:b w:val="false"/>
          <w:bCs w:val="false"/>
          <w:kern w:val="2"/>
          <w:sz w:val="22"/>
          <w:szCs w:val="22"/>
          <w:lang w:val="en-US" w:eastAsia="zh-CN" w:bidi="hi-IN"/>
        </w:rPr>
      </w:pPr>
      <w:r>
        <w:rPr>
          <w:b w:val="false"/>
          <w:bCs w:val="false"/>
          <w:kern w:val="2"/>
          <w:sz w:val="22"/>
          <w:szCs w:val="22"/>
          <w:lang w:val="en-US" w:eastAsia="zh-CN" w:bidi="hi-IN"/>
        </w:rPr>
      </w:r>
    </w:p>
    <w:p>
      <w:pPr>
        <w:pStyle w:val="Normal"/>
        <w:widowControl w:val="false"/>
        <w:numPr>
          <w:ilvl w:val="0"/>
          <w:numId w:val="0"/>
        </w:numPr>
        <w:tabs>
          <w:tab w:val="clear" w:pos="708"/>
          <w:tab w:val="left" w:pos="360" w:leader="none"/>
        </w:tabs>
        <w:suppressAutoHyphens w:val="true"/>
        <w:spacing w:before="288" w:after="29"/>
        <w:ind w:left="1782" w:right="0" w:hanging="0"/>
        <w:jc w:val="both"/>
        <w:textAlignment w:val="baseline"/>
        <w:outlineLvl w:val="1"/>
        <w:rPr>
          <w:rFonts w:ascii="Times New Roman" w:hAnsi="Times New Roman"/>
        </w:rPr>
      </w:pPr>
      <w:bookmarkStart w:id="59" w:name="__RefHeading___Toc2611_2638054110"/>
      <w:bookmarkEnd w:id="59"/>
      <w:r>
        <w:rPr>
          <w:b w:val="false"/>
          <w:bCs w:val="false"/>
          <w:color w:val="000000"/>
          <w:kern w:val="2"/>
          <w:sz w:val="28"/>
          <w:szCs w:val="28"/>
          <w:highlight w:val="white"/>
          <w:lang w:val="en-US" w:eastAsia="zh-CN" w:bidi="hi-IN"/>
        </w:rPr>
        <w:t>5</w:t>
      </w:r>
      <w:r>
        <w:rPr>
          <w:b w:val="false"/>
          <w:bCs w:val="false"/>
          <w:color w:val="000000"/>
          <w:kern w:val="2"/>
          <w:sz w:val="28"/>
          <w:szCs w:val="28"/>
          <w:highlight w:val="white"/>
          <w:lang w:val="en-US" w:eastAsia="zh-CN" w:bidi="hi-IN"/>
        </w:rPr>
        <w:t>.</w:t>
      </w:r>
      <w:r>
        <w:rPr>
          <w:b w:val="false"/>
          <w:bCs w:val="false"/>
          <w:color w:val="000000"/>
          <w:kern w:val="2"/>
          <w:sz w:val="28"/>
          <w:szCs w:val="28"/>
          <w:highlight w:val="white"/>
          <w:lang w:val="en-US" w:eastAsia="zh-CN" w:bidi="hi-IN"/>
        </w:rPr>
        <w:t xml:space="preserve">1 </w:t>
      </w:r>
      <w:r>
        <w:rPr>
          <w:rFonts w:ascii="Times New Roman" w:hAnsi="Times New Roman"/>
          <w:b/>
          <w:bCs/>
          <w:i w:val="false"/>
          <w:caps w:val="false"/>
          <w:smallCaps w:val="false"/>
          <w:color w:val="000000"/>
          <w:spacing w:val="0"/>
          <w:kern w:val="2"/>
          <w:sz w:val="28"/>
          <w:szCs w:val="28"/>
          <w:highlight w:val="white"/>
          <w:lang w:val="en-US" w:eastAsia="zh-CN" w:bidi="hi-IN"/>
        </w:rPr>
        <w:t>Arming</w:t>
      </w:r>
    </w:p>
    <w:p>
      <w:pPr>
        <w:pStyle w:val="TextBody"/>
        <w:numPr>
          <w:ilvl w:val="0"/>
          <w:numId w:val="0"/>
        </w:numPr>
        <w:ind w:left="1782" w:right="0" w:hanging="0"/>
        <w:rPr>
          <w:sz w:val="22"/>
          <w:szCs w:val="22"/>
        </w:rPr>
      </w:pPr>
      <w:r>
        <w:rPr>
          <w:sz w:val="22"/>
          <w:szCs w:val="22"/>
        </w:rPr>
        <w:t>T</w:t>
      </w:r>
      <w:r>
        <w:rPr>
          <w:sz w:val="22"/>
          <w:szCs w:val="22"/>
        </w:rPr>
        <w:t>he arming is the process of activating the propellers so the drone can take off, the arming could also be denied by ste system if the pre-flight checklist didn’t complete or the system has some error; for example a missalignment of the tracking position, missing heartbeat signal from the commander, hardware problems.</w:t>
      </w:r>
    </w:p>
    <w:p>
      <w:pPr>
        <w:pStyle w:val="Normal"/>
        <w:widowControl w:val="false"/>
        <w:numPr>
          <w:ilvl w:val="0"/>
          <w:numId w:val="0"/>
        </w:numPr>
        <w:tabs>
          <w:tab w:val="clear" w:pos="708"/>
          <w:tab w:val="left" w:pos="360" w:leader="none"/>
        </w:tabs>
        <w:suppressAutoHyphens w:val="true"/>
        <w:spacing w:before="288" w:after="29"/>
        <w:ind w:left="1782" w:right="0" w:hanging="0"/>
        <w:jc w:val="both"/>
        <w:textAlignment w:val="baseline"/>
        <w:outlineLvl w:val="1"/>
        <w:rPr/>
      </w:pPr>
      <w:bookmarkStart w:id="60" w:name="__RefHeading___Toc2703_2638054110"/>
      <w:bookmarkEnd w:id="60"/>
      <w:r>
        <w:rPr>
          <w:b w:val="false"/>
          <w:bCs w:val="false"/>
          <w:color w:val="000000"/>
          <w:kern w:val="2"/>
          <w:sz w:val="28"/>
          <w:szCs w:val="28"/>
          <w:highlight w:val="white"/>
          <w:lang w:val="en-US" w:eastAsia="zh-CN" w:bidi="hi-IN"/>
        </w:rPr>
        <w:t>5</w:t>
      </w:r>
      <w:r>
        <w:rPr>
          <w:b w:val="false"/>
          <w:bCs w:val="false"/>
          <w:color w:val="000000"/>
          <w:kern w:val="2"/>
          <w:sz w:val="28"/>
          <w:szCs w:val="28"/>
          <w:highlight w:val="white"/>
          <w:lang w:val="en-US" w:eastAsia="zh-CN" w:bidi="hi-IN"/>
        </w:rPr>
        <w:t>.</w:t>
      </w:r>
      <w:r>
        <w:rPr>
          <w:b w:val="false"/>
          <w:bCs w:val="false"/>
          <w:color w:val="000000"/>
          <w:kern w:val="2"/>
          <w:sz w:val="28"/>
          <w:szCs w:val="28"/>
          <w:highlight w:val="white"/>
          <w:lang w:val="en-US" w:eastAsia="zh-CN" w:bidi="hi-IN"/>
        </w:rPr>
        <w:t>2</w:t>
      </w:r>
      <w:r>
        <w:rPr>
          <w:b w:val="false"/>
          <w:bCs w:val="false"/>
          <w:color w:val="000000"/>
          <w:kern w:val="2"/>
          <w:sz w:val="28"/>
          <w:szCs w:val="28"/>
          <w:highlight w:val="white"/>
          <w:lang w:val="en-US" w:eastAsia="zh-CN" w:bidi="hi-IN"/>
        </w:rPr>
        <w:t xml:space="preserve"> </w:t>
      </w:r>
      <w:r>
        <w:rPr>
          <w:rFonts w:ascii="Times New Roman" w:hAnsi="Times New Roman"/>
          <w:b/>
          <w:bCs/>
          <w:i w:val="false"/>
          <w:caps w:val="false"/>
          <w:smallCaps w:val="false"/>
          <w:color w:val="000000"/>
          <w:spacing w:val="0"/>
          <w:kern w:val="2"/>
          <w:sz w:val="28"/>
          <w:szCs w:val="28"/>
          <w:highlight w:val="white"/>
          <w:lang w:val="en-US" w:eastAsia="zh-CN" w:bidi="hi-IN"/>
        </w:rPr>
        <w:t>T</w:t>
      </w:r>
      <w:r>
        <w:rPr>
          <w:rFonts w:ascii="Times New Roman" w:hAnsi="Times New Roman"/>
          <w:b/>
          <w:bCs/>
          <w:i w:val="false"/>
          <w:caps w:val="false"/>
          <w:smallCaps w:val="false"/>
          <w:color w:val="000000"/>
          <w:spacing w:val="0"/>
          <w:kern w:val="2"/>
          <w:sz w:val="28"/>
          <w:szCs w:val="28"/>
          <w:highlight w:val="white"/>
          <w:lang w:val="en-US" w:eastAsia="zh-CN" w:bidi="hi-IN"/>
        </w:rPr>
        <w:t>akeoff and routine</w:t>
      </w:r>
    </w:p>
    <w:p>
      <w:pPr>
        <w:pStyle w:val="TextBody"/>
        <w:numPr>
          <w:ilvl w:val="0"/>
          <w:numId w:val="0"/>
        </w:numPr>
        <w:ind w:left="1782" w:right="0" w:hanging="0"/>
        <w:rPr>
          <w:sz w:val="22"/>
          <w:szCs w:val="22"/>
        </w:rPr>
      </w:pPr>
      <w:r>
        <w:rPr>
          <w:sz w:val="22"/>
          <w:szCs w:val="22"/>
        </w:rPr>
        <w:t>Once the dorne is armed a simple setpoint action will trigger the propeller to speed up and lift the drone. The motors on a hardware level are controlled by the ESC (Electronic speed controller) directly wired to the PixHawk flight controller that handles the logic and flight control,stabilizatioon and planning.</w:t>
      </w:r>
    </w:p>
    <w:p>
      <w:pPr>
        <w:pStyle w:val="TextBody"/>
        <w:numPr>
          <w:ilvl w:val="0"/>
          <w:numId w:val="0"/>
        </w:numPr>
        <w:ind w:left="1782" w:right="0" w:hanging="0"/>
        <w:rPr/>
      </w:pPr>
      <w:r>
        <w:rPr>
          <w:sz w:val="22"/>
          <w:szCs w:val="22"/>
        </w:rPr>
        <w:t xml:space="preserve">All the commands that we send are high level interfaces that are processed by the flight controller; for example if a signal to go forward 50cm </w:t>
      </w:r>
      <w:r>
        <w:rPr>
          <w:sz w:val="22"/>
          <w:szCs w:val="22"/>
        </w:rPr>
        <w:t xml:space="preserve">comes, </w:t>
      </w:r>
      <w:r>
        <w:rPr>
          <w:sz w:val="22"/>
          <w:szCs w:val="22"/>
        </w:rPr>
        <w:t xml:space="preserve">an idela path is produced and the </w:t>
      </w:r>
      <w:r>
        <w:rPr>
          <w:sz w:val="22"/>
          <w:szCs w:val="22"/>
        </w:rPr>
        <w:t xml:space="preserve">motorss </w:t>
      </w:r>
      <w:r>
        <w:rPr>
          <w:sz w:val="22"/>
          <w:szCs w:val="22"/>
        </w:rPr>
        <w:t>are tuned to follow this path, adjusting in real time based on the PID parameters.</w:t>
      </w:r>
    </w:p>
    <w:p>
      <w:pPr>
        <w:pStyle w:val="TextBody"/>
        <w:numPr>
          <w:ilvl w:val="0"/>
          <w:numId w:val="0"/>
        </w:numPr>
        <w:ind w:left="1782" w:right="0" w:hanging="0"/>
        <w:rPr>
          <w:sz w:val="22"/>
          <w:szCs w:val="22"/>
        </w:rPr>
      </w:pPr>
      <w:r>
        <w:rPr>
          <w:sz w:val="22"/>
          <w:szCs w:val="22"/>
        </w:rPr>
        <w:t>Two types of movements are implemented: one for direct position control if the goal is to get to the destination and noting else, and a planned movement; the latter is based on the former but inrtoduces steps in the path, planned delays and a final positin adjustment.</w:t>
      </w:r>
    </w:p>
    <w:p>
      <w:pPr>
        <w:pStyle w:val="TextBody"/>
        <w:numPr>
          <w:ilvl w:val="0"/>
          <w:numId w:val="0"/>
        </w:numPr>
        <w:ind w:left="1782" w:right="0" w:hanging="0"/>
        <w:rPr>
          <w:sz w:val="22"/>
          <w:szCs w:val="22"/>
        </w:rPr>
      </w:pPr>
      <w:r>
        <w:rPr>
          <w:sz w:val="22"/>
          <w:szCs w:val="22"/>
        </w:rPr>
        <w:t>In the circling routine, the drone constanly follows a virtual point orbiting around the center.</w:t>
      </w:r>
    </w:p>
    <w:p>
      <w:pPr>
        <w:pStyle w:val="TextBody"/>
        <w:numPr>
          <w:ilvl w:val="0"/>
          <w:numId w:val="0"/>
        </w:numPr>
        <w:ind w:left="1782" w:right="0" w:hanging="0"/>
        <w:rPr>
          <w:sz w:val="22"/>
          <w:szCs w:val="22"/>
        </w:rPr>
      </w:pPr>
      <w:r>
        <w:rPr>
          <w:sz w:val="22"/>
          <w:szCs w:val="22"/>
        </w:rPr>
        <w:t>The goto and path routine follow a planned path and the speed can be regulated.</w:t>
      </w:r>
    </w:p>
    <w:p>
      <w:pPr>
        <w:pStyle w:val="Normal"/>
        <w:widowControl w:val="false"/>
        <w:numPr>
          <w:ilvl w:val="0"/>
          <w:numId w:val="0"/>
        </w:numPr>
        <w:tabs>
          <w:tab w:val="clear" w:pos="708"/>
          <w:tab w:val="left" w:pos="360" w:leader="none"/>
        </w:tabs>
        <w:suppressAutoHyphens w:val="true"/>
        <w:spacing w:before="288" w:after="29"/>
        <w:ind w:left="1782" w:right="0" w:hanging="0"/>
        <w:jc w:val="both"/>
        <w:textAlignment w:val="baseline"/>
        <w:outlineLvl w:val="1"/>
        <w:rPr/>
      </w:pPr>
      <w:bookmarkStart w:id="61" w:name="__RefHeading___Toc3016_2638054110"/>
      <w:bookmarkEnd w:id="61"/>
      <w:r>
        <w:rPr>
          <w:b w:val="false"/>
          <w:bCs w:val="false"/>
          <w:color w:val="000000"/>
          <w:kern w:val="2"/>
          <w:sz w:val="28"/>
          <w:szCs w:val="28"/>
          <w:highlight w:val="white"/>
          <w:lang w:val="en-US" w:eastAsia="zh-CN" w:bidi="hi-IN"/>
        </w:rPr>
        <w:t>5</w:t>
      </w:r>
      <w:r>
        <w:rPr>
          <w:b w:val="false"/>
          <w:bCs w:val="false"/>
          <w:color w:val="000000"/>
          <w:kern w:val="2"/>
          <w:sz w:val="28"/>
          <w:szCs w:val="28"/>
          <w:highlight w:val="white"/>
          <w:lang w:val="en-US" w:eastAsia="zh-CN" w:bidi="hi-IN"/>
        </w:rPr>
        <w:t>.</w:t>
      </w:r>
      <w:r>
        <w:rPr>
          <w:b w:val="false"/>
          <w:bCs w:val="false"/>
          <w:color w:val="000000"/>
          <w:kern w:val="2"/>
          <w:sz w:val="28"/>
          <w:szCs w:val="28"/>
          <w:highlight w:val="white"/>
          <w:lang w:val="en-US" w:eastAsia="zh-CN" w:bidi="hi-IN"/>
        </w:rPr>
        <w:t>3</w:t>
      </w:r>
      <w:r>
        <w:rPr>
          <w:b w:val="false"/>
          <w:bCs w:val="false"/>
          <w:color w:val="000000"/>
          <w:kern w:val="2"/>
          <w:sz w:val="28"/>
          <w:szCs w:val="28"/>
          <w:highlight w:val="white"/>
          <w:lang w:val="en-US" w:eastAsia="zh-CN" w:bidi="hi-IN"/>
        </w:rPr>
        <w:t xml:space="preserve"> </w:t>
      </w:r>
      <w:r>
        <w:rPr>
          <w:rFonts w:ascii="Times New Roman" w:hAnsi="Times New Roman"/>
          <w:b/>
          <w:bCs/>
          <w:i w:val="false"/>
          <w:caps w:val="false"/>
          <w:smallCaps w:val="false"/>
          <w:color w:val="000000"/>
          <w:spacing w:val="0"/>
          <w:kern w:val="2"/>
          <w:sz w:val="28"/>
          <w:szCs w:val="28"/>
          <w:highlight w:val="white"/>
          <w:lang w:val="en-US" w:eastAsia="zh-CN" w:bidi="hi-IN"/>
        </w:rPr>
        <w:t>Landing</w:t>
      </w:r>
    </w:p>
    <w:p>
      <w:pPr>
        <w:pStyle w:val="TextBody"/>
        <w:numPr>
          <w:ilvl w:val="0"/>
          <w:numId w:val="0"/>
        </w:numPr>
        <w:ind w:left="1782" w:right="0" w:hanging="0"/>
        <w:rPr/>
      </w:pPr>
      <w:r>
        <w:rPr>
          <w:rFonts w:ascii="Times New Roman" w:hAnsi="Times New Roman"/>
          <w:sz w:val="22"/>
          <w:szCs w:val="22"/>
        </w:rPr>
        <w:t xml:space="preserve">The landing uses the </w:t>
      </w:r>
      <w:r>
        <w:rPr>
          <w:rFonts w:ascii="Times New Roman" w:hAnsi="Times New Roman"/>
          <w:b w:val="false"/>
          <w:color w:val="000000"/>
          <w:sz w:val="22"/>
          <w:szCs w:val="22"/>
          <w:highlight w:val="yellow"/>
        </w:rPr>
        <w:t>vehicle_land_detected</w:t>
      </w:r>
      <w:r>
        <w:rPr>
          <w:rFonts w:ascii="Times New Roman" w:hAnsi="Times New Roman"/>
          <w:b w:val="false"/>
          <w:color w:val="000000"/>
          <w:sz w:val="22"/>
          <w:szCs w:val="22"/>
        </w:rPr>
        <w:t xml:space="preserve"> message of the drone messages, when the drone touches the ground the propellers naturally slow down because there is no resistance and is detected by the </w:t>
      </w:r>
      <w:r>
        <w:rPr>
          <w:rFonts w:ascii="Times New Roman" w:hAnsi="Times New Roman"/>
          <w:b w:val="false"/>
          <w:color w:val="000000"/>
          <w:sz w:val="22"/>
          <w:szCs w:val="22"/>
          <w:highlight w:val="yellow"/>
        </w:rPr>
        <w:t>has_low_throttle</w:t>
      </w:r>
      <w:r>
        <w:rPr>
          <w:rFonts w:ascii="Times New Roman" w:hAnsi="Times New Roman"/>
          <w:b w:val="false"/>
          <w:color w:val="000000"/>
          <w:sz w:val="22"/>
          <w:szCs w:val="22"/>
        </w:rPr>
        <w:t xml:space="preserve"> flag, if the flag stays on and the drone doesn’t move the drone is marked as landed.</w:t>
      </w:r>
    </w:p>
    <w:p>
      <w:pPr>
        <w:pStyle w:val="TextBody"/>
        <w:numPr>
          <w:ilvl w:val="0"/>
          <w:numId w:val="0"/>
        </w:numPr>
        <w:ind w:left="1782" w:right="0" w:hanging="0"/>
        <w:rPr/>
      </w:pPr>
      <w:r>
        <w:rPr>
          <w:rFonts w:ascii="Times New Roman" w:hAnsi="Times New Roman"/>
          <w:b w:val="false"/>
          <w:color w:val="000000"/>
          <w:sz w:val="22"/>
          <w:szCs w:val="22"/>
        </w:rPr>
        <w:t>W</w:t>
      </w:r>
      <w:r>
        <w:rPr>
          <w:rFonts w:ascii="Times New Roman" w:hAnsi="Times New Roman"/>
          <w:b w:val="false"/>
          <w:color w:val="000000"/>
          <w:sz w:val="22"/>
          <w:szCs w:val="22"/>
        </w:rPr>
        <w:t>hen landed the drone shuts down and the flight is terminated.</w:t>
      </w:r>
    </w:p>
    <w:p>
      <w:pPr>
        <w:pStyle w:val="Normal"/>
        <w:keepNext w:val="true"/>
        <w:widowControl w:val="false"/>
        <w:numPr>
          <w:ilvl w:val="0"/>
          <w:numId w:val="0"/>
        </w:numPr>
        <w:tabs>
          <w:tab w:val="clear" w:pos="708"/>
          <w:tab w:val="left" w:pos="360" w:leader="none"/>
        </w:tabs>
        <w:suppressAutoHyphens w:val="true"/>
        <w:spacing w:before="850" w:after="29"/>
        <w:ind w:left="720" w:right="0" w:hanging="0"/>
        <w:textAlignment w:val="baseline"/>
        <w:outlineLvl w:val="0"/>
        <w:rPr/>
      </w:pPr>
      <w:bookmarkStart w:id="62" w:name="__RefHeading___Toc4127_1450522416"/>
      <w:bookmarkStart w:id="63" w:name="_Toc465173390113"/>
      <w:bookmarkEnd w:id="62"/>
      <w:r>
        <w:rPr>
          <w:rFonts w:ascii="Times New Roman" w:hAnsi="Times New Roman"/>
          <w:b w:val="false"/>
          <w:bCs w:val="false"/>
          <w:i w:val="false"/>
          <w:caps w:val="false"/>
          <w:smallCaps w:val="false"/>
          <w:color w:val="000000"/>
          <w:spacing w:val="0"/>
          <w:kern w:val="2"/>
          <w:sz w:val="28"/>
          <w:szCs w:val="28"/>
          <w:highlight w:val="white"/>
          <w:lang w:val="en-US" w:eastAsia="zh-CN" w:bidi="hi-IN"/>
        </w:rPr>
        <w:t>6</w:t>
      </w:r>
      <w:bookmarkEnd w:id="63"/>
      <w:r>
        <w:rPr>
          <w:rFonts w:ascii="Times New Roman" w:hAnsi="Times New Roman"/>
          <w:b w:val="false"/>
          <w:bCs w:val="false"/>
          <w:i w:val="false"/>
          <w:caps w:val="false"/>
          <w:smallCaps w:val="false"/>
          <w:color w:val="000000"/>
          <w:spacing w:val="0"/>
          <w:kern w:val="2"/>
          <w:sz w:val="28"/>
          <w:szCs w:val="28"/>
          <w:highlight w:val="white"/>
          <w:lang w:val="en-US" w:eastAsia="zh-CN" w:bidi="hi-IN"/>
        </w:rPr>
        <w:t xml:space="preserve">. </w:t>
      </w:r>
      <w:r>
        <w:rPr>
          <w:rFonts w:ascii="Times New Roman" w:hAnsi="Times New Roman"/>
          <w:b/>
          <w:bCs/>
          <w:i w:val="false"/>
          <w:caps w:val="false"/>
          <w:smallCaps w:val="false"/>
          <w:color w:val="000000"/>
          <w:spacing w:val="0"/>
          <w:kern w:val="2"/>
          <w:sz w:val="28"/>
          <w:szCs w:val="28"/>
          <w:highlight w:val="white"/>
          <w:lang w:val="en-US" w:eastAsia="zh-CN" w:bidi="hi-IN"/>
        </w:rPr>
        <w:t xml:space="preserve"> </w:t>
      </w:r>
      <w:r>
        <w:rPr>
          <w:rFonts w:ascii="Times New Roman" w:hAnsi="Times New Roman"/>
          <w:b/>
          <w:bCs/>
          <w:i w:val="false"/>
          <w:caps w:val="false"/>
          <w:smallCaps w:val="false"/>
          <w:color w:val="000000"/>
          <w:spacing w:val="0"/>
          <w:kern w:val="2"/>
          <w:sz w:val="28"/>
          <w:szCs w:val="28"/>
          <w:highlight w:val="white"/>
          <w:lang w:val="en-US" w:eastAsia="zh-CN" w:bidi="hi-IN"/>
        </w:rPr>
        <w:t>Conclusions and Discussions</w:t>
      </w:r>
    </w:p>
    <w:p>
      <w:pPr>
        <w:pStyle w:val="TextBody"/>
        <w:numPr>
          <w:ilvl w:val="0"/>
          <w:numId w:val="2"/>
        </w:numPr>
        <w:ind w:left="0" w:right="0" w:hanging="1889"/>
        <w:rPr/>
      </w:pPr>
      <w:r>
        <w:rPr>
          <w:sz w:val="22"/>
          <w:szCs w:val="22"/>
        </w:rPr>
        <w:t>The goal o</w:t>
      </w:r>
      <w:r>
        <w:rPr>
          <w:sz w:val="22"/>
          <w:szCs w:val="22"/>
        </w:rPr>
        <w:t xml:space="preserve">f creating </w:t>
      </w:r>
      <w:r>
        <w:rPr>
          <w:sz w:val="22"/>
          <w:szCs w:val="22"/>
        </w:rPr>
        <w:t xml:space="preserve">a </w:t>
      </w:r>
      <w:r>
        <w:rPr>
          <w:sz w:val="22"/>
          <w:szCs w:val="22"/>
        </w:rPr>
        <w:t>working system to control a flying quadcopter was achieved, and this work can be used as a tempalte for the future and modified at will.</w:t>
      </w:r>
    </w:p>
    <w:p>
      <w:pPr>
        <w:pStyle w:val="TextBody"/>
        <w:numPr>
          <w:ilvl w:val="0"/>
          <w:numId w:val="2"/>
        </w:numPr>
        <w:ind w:left="0" w:right="0" w:hanging="1889"/>
        <w:rPr/>
      </w:pPr>
      <w:r>
        <w:rPr>
          <w:sz w:val="22"/>
          <w:szCs w:val="22"/>
        </w:rPr>
        <w:t>I</w:t>
      </w:r>
      <w:r>
        <w:rPr>
          <w:sz w:val="22"/>
          <w:szCs w:val="22"/>
        </w:rPr>
        <w:t>n this section I will go over some of the afterthought on the design of the system and the choices I made</w:t>
      </w:r>
    </w:p>
    <w:p>
      <w:pPr>
        <w:pStyle w:val="Normal"/>
        <w:widowControl w:val="false"/>
        <w:numPr>
          <w:ilvl w:val="0"/>
          <w:numId w:val="0"/>
        </w:numPr>
        <w:tabs>
          <w:tab w:val="clear" w:pos="708"/>
          <w:tab w:val="left" w:pos="360" w:leader="none"/>
        </w:tabs>
        <w:suppressAutoHyphens w:val="true"/>
        <w:spacing w:before="288" w:after="29"/>
        <w:ind w:left="1782" w:right="0" w:hanging="0"/>
        <w:jc w:val="both"/>
        <w:textAlignment w:val="baseline"/>
        <w:outlineLvl w:val="1"/>
        <w:rPr/>
      </w:pPr>
      <w:bookmarkStart w:id="64" w:name="__RefHeading___Toc3671_2638054110"/>
      <w:bookmarkEnd w:id="64"/>
      <w:r>
        <w:rPr>
          <w:b w:val="false"/>
          <w:bCs w:val="false"/>
          <w:color w:val="000000"/>
          <w:kern w:val="2"/>
          <w:sz w:val="28"/>
          <w:szCs w:val="28"/>
          <w:highlight w:val="white"/>
          <w:lang w:val="en-US" w:eastAsia="zh-CN" w:bidi="hi-IN"/>
        </w:rPr>
        <w:t>6</w:t>
      </w:r>
      <w:r>
        <w:rPr>
          <w:b w:val="false"/>
          <w:bCs w:val="false"/>
          <w:color w:val="000000"/>
          <w:kern w:val="2"/>
          <w:sz w:val="28"/>
          <w:szCs w:val="28"/>
          <w:highlight w:val="white"/>
          <w:lang w:val="en-US" w:eastAsia="zh-CN" w:bidi="hi-IN"/>
        </w:rPr>
        <w:t>.</w:t>
      </w:r>
      <w:r>
        <w:rPr>
          <w:b w:val="false"/>
          <w:bCs w:val="false"/>
          <w:color w:val="000000"/>
          <w:kern w:val="2"/>
          <w:sz w:val="28"/>
          <w:szCs w:val="28"/>
          <w:highlight w:val="white"/>
          <w:lang w:val="en-US" w:eastAsia="zh-CN" w:bidi="hi-IN"/>
        </w:rPr>
        <w:t xml:space="preserve">1 </w:t>
      </w:r>
      <w:r>
        <w:rPr>
          <w:rFonts w:ascii="Times New Roman" w:hAnsi="Times New Roman"/>
          <w:b/>
          <w:bCs/>
          <w:i w:val="false"/>
          <w:caps w:val="false"/>
          <w:smallCaps w:val="false"/>
          <w:color w:val="000000"/>
          <w:spacing w:val="0"/>
          <w:kern w:val="2"/>
          <w:sz w:val="28"/>
          <w:szCs w:val="28"/>
          <w:highlight w:val="white"/>
          <w:lang w:val="en-US" w:eastAsia="zh-CN" w:bidi="hi-IN"/>
        </w:rPr>
        <w:t>Software choice</w:t>
      </w:r>
    </w:p>
    <w:p>
      <w:pPr>
        <w:pStyle w:val="TextBody"/>
        <w:numPr>
          <w:ilvl w:val="0"/>
          <w:numId w:val="0"/>
        </w:numPr>
        <w:ind w:left="1782" w:right="0" w:hanging="0"/>
        <w:rPr>
          <w:sz w:val="22"/>
          <w:szCs w:val="22"/>
        </w:rPr>
      </w:pPr>
      <w:r>
        <w:rPr>
          <w:sz w:val="22"/>
          <w:szCs w:val="22"/>
        </w:rPr>
        <w:t>I wanted to keep the system requirement as wide as possible but some choices had to be made, I settled for these three components as the foundation:</w:t>
      </w:r>
    </w:p>
    <w:p>
      <w:pPr>
        <w:pStyle w:val="TextBody"/>
        <w:numPr>
          <w:ilvl w:val="0"/>
          <w:numId w:val="10"/>
        </w:numPr>
        <w:rPr/>
      </w:pPr>
      <w:r>
        <w:rPr>
          <w:b/>
          <w:bCs/>
          <w:sz w:val="22"/>
          <w:szCs w:val="22"/>
        </w:rPr>
        <w:t>Linux</w:t>
      </w:r>
      <w:r>
        <w:rPr>
          <w:sz w:val="22"/>
          <w:szCs w:val="22"/>
        </w:rPr>
        <w:t xml:space="preserve">: </w:t>
      </w:r>
      <w:r>
        <w:rPr>
          <w:sz w:val="22"/>
          <w:szCs w:val="22"/>
        </w:rPr>
        <w:t>the suitable operating system for support, documentation and ease of use on small single board computers</w:t>
      </w:r>
    </w:p>
    <w:p>
      <w:pPr>
        <w:pStyle w:val="TextBody"/>
        <w:numPr>
          <w:ilvl w:val="0"/>
          <w:numId w:val="10"/>
        </w:numPr>
        <w:rPr>
          <w:sz w:val="22"/>
          <w:szCs w:val="22"/>
        </w:rPr>
      </w:pPr>
      <w:r>
        <w:rPr>
          <w:b/>
          <w:bCs/>
          <w:sz w:val="22"/>
          <w:szCs w:val="22"/>
        </w:rPr>
        <w:t>PX4</w:t>
      </w:r>
      <w:r>
        <w:rPr>
          <w:sz w:val="22"/>
          <w:szCs w:val="22"/>
        </w:rPr>
        <w:t xml:space="preserve">: </w:t>
      </w:r>
      <w:r>
        <w:rPr>
          <w:sz w:val="22"/>
          <w:szCs w:val="22"/>
        </w:rPr>
        <w:t>pretty much a anecessity for programming a drone on a high level, without interfacing with the hardware direcly</w:t>
      </w:r>
    </w:p>
    <w:p>
      <w:pPr>
        <w:pStyle w:val="TextBody"/>
        <w:numPr>
          <w:ilvl w:val="0"/>
          <w:numId w:val="10"/>
        </w:numPr>
        <w:rPr/>
      </w:pPr>
      <w:r>
        <w:rPr>
          <w:b/>
          <w:bCs/>
          <w:sz w:val="22"/>
          <w:szCs w:val="22"/>
        </w:rPr>
        <w:t>ROS2</w:t>
      </w:r>
      <w:r>
        <w:rPr>
          <w:sz w:val="22"/>
          <w:szCs w:val="22"/>
        </w:rPr>
        <w:t xml:space="preserve">: </w:t>
      </w:r>
      <w:r>
        <w:rPr>
          <w:sz w:val="22"/>
          <w:szCs w:val="22"/>
        </w:rPr>
        <w:t xml:space="preserve">allowed the connection of all the componets and can easily communicate with other robots </w:t>
      </w:r>
      <w:r>
        <w:rPr>
          <w:sz w:val="22"/>
          <w:szCs w:val="22"/>
        </w:rPr>
        <w:t>on the same system, gives an abstraction layer that was necessary to unify the whole project.</w:t>
      </w:r>
    </w:p>
    <w:p>
      <w:pPr>
        <w:pStyle w:val="TextBody"/>
        <w:numPr>
          <w:ilvl w:val="0"/>
          <w:numId w:val="2"/>
        </w:numPr>
        <w:ind w:left="0" w:right="0" w:hanging="1889"/>
        <w:rPr>
          <w:rFonts w:ascii="Times New Roman" w:hAnsi="Times New Roman"/>
          <w:b w:val="false"/>
          <w:b w:val="false"/>
          <w:bCs w:val="false"/>
          <w:i w:val="false"/>
          <w:caps w:val="false"/>
          <w:smallCaps w:val="false"/>
          <w:color w:val="000000"/>
          <w:spacing w:val="0"/>
          <w:kern w:val="2"/>
          <w:sz w:val="22"/>
          <w:szCs w:val="22"/>
          <w:highlight w:val="white"/>
          <w:lang w:val="en-US" w:eastAsia="zh-CN" w:bidi="hi-IN"/>
          <w:del w:id="1" w:author="Autore sconosciuto" w:date="2024-06-27T10:48:49Z"/>
        </w:rPr>
      </w:pPr>
      <w:del w:id="0" w:author="Autore sconosciuto" w:date="2024-06-27T10:48:49Z">
        <w:r>
          <w:rPr>
            <w:rFonts w:ascii="Times New Roman" w:hAnsi="Times New Roman"/>
            <w:b w:val="false"/>
            <w:bCs w:val="false"/>
            <w:i w:val="false"/>
            <w:caps w:val="false"/>
            <w:smallCaps w:val="false"/>
            <w:color w:val="000000"/>
            <w:spacing w:val="0"/>
            <w:kern w:val="2"/>
            <w:sz w:val="22"/>
            <w:szCs w:val="22"/>
            <w:highlight w:val="white"/>
            <w:lang w:val="en-US" w:eastAsia="zh-CN" w:bidi="hi-IN"/>
          </w:rPr>
        </w:r>
      </w:del>
    </w:p>
    <w:p>
      <w:pPr>
        <w:pStyle w:val="Normal"/>
        <w:keepNext w:val="true"/>
        <w:widowControl w:val="false"/>
        <w:numPr>
          <w:ilvl w:val="0"/>
          <w:numId w:val="0"/>
        </w:numPr>
        <w:tabs>
          <w:tab w:val="clear" w:pos="708"/>
          <w:tab w:val="left" w:pos="360" w:leader="none"/>
        </w:tabs>
        <w:suppressAutoHyphens w:val="true"/>
        <w:spacing w:before="850" w:after="29"/>
        <w:ind w:left="1782" w:right="0" w:hanging="0"/>
        <w:textAlignment w:val="baseline"/>
        <w:outlineLvl w:val="0"/>
        <w:rPr>
          <w:rFonts w:ascii="Times New Roman" w:hAnsi="Times New Roman"/>
          <w:b/>
          <w:b/>
          <w:bCs/>
          <w:i w:val="false"/>
          <w:caps w:val="false"/>
          <w:smallCaps w:val="false"/>
          <w:color w:val="000000"/>
          <w:spacing w:val="0"/>
          <w:kern w:val="2"/>
          <w:sz w:val="28"/>
          <w:szCs w:val="28"/>
          <w:highlight w:val="white"/>
          <w:lang w:val="en-US" w:eastAsia="zh-CN" w:bidi="hi-IN"/>
          <w:del w:id="3" w:author="Autore sconosciuto" w:date="2024-06-27T10:48:49Z"/>
        </w:rPr>
      </w:pPr>
      <w:del w:id="2" w:author="Autore sconosciuto" w:date="2024-06-27T10:48:49Z">
        <w:r>
          <w:rPr>
            <w:rFonts w:ascii="Times New Roman" w:hAnsi="Times New Roman"/>
            <w:b/>
            <w:bCs/>
            <w:i w:val="false"/>
            <w:caps w:val="false"/>
            <w:smallCaps w:val="false"/>
            <w:color w:val="000000"/>
            <w:spacing w:val="0"/>
            <w:kern w:val="2"/>
            <w:sz w:val="28"/>
            <w:szCs w:val="28"/>
            <w:highlight w:val="white"/>
            <w:lang w:val="en-US" w:eastAsia="zh-CN" w:bidi="hi-IN"/>
          </w:rPr>
        </w:r>
      </w:del>
    </w:p>
    <w:p>
      <w:pPr>
        <w:pStyle w:val="TextBody"/>
        <w:numPr>
          <w:ilvl w:val="0"/>
          <w:numId w:val="2"/>
        </w:numPr>
        <w:ind w:left="0" w:right="0" w:hanging="1889"/>
        <w:rPr>
          <w:rFonts w:ascii="Times New Roman" w:hAnsi="Times New Roman"/>
          <w:b w:val="false"/>
          <w:b w:val="false"/>
          <w:bCs w:val="false"/>
          <w:i w:val="false"/>
          <w:caps w:val="false"/>
          <w:smallCaps w:val="false"/>
          <w:color w:val="000000"/>
          <w:spacing w:val="0"/>
          <w:kern w:val="2"/>
          <w:sz w:val="22"/>
          <w:szCs w:val="22"/>
          <w:highlight w:val="white"/>
          <w:lang w:val="en-US" w:eastAsia="zh-CN" w:bidi="hi-IN"/>
        </w:rPr>
      </w:pPr>
      <w:r>
        <w:rPr>
          <w:rFonts w:ascii="Times New Roman" w:hAnsi="Times New Roman"/>
          <w:b w:val="false"/>
          <w:bCs w:val="false"/>
          <w:i w:val="false"/>
          <w:caps w:val="false"/>
          <w:smallCaps w:val="false"/>
          <w:color w:val="000000"/>
          <w:spacing w:val="0"/>
          <w:kern w:val="2"/>
          <w:sz w:val="22"/>
          <w:szCs w:val="22"/>
          <w:highlight w:val="white"/>
          <w:lang w:val="en-US" w:eastAsia="zh-CN" w:bidi="hi-IN"/>
        </w:rPr>
        <w:t>Other for the other components I offered my solution and what worked best for me</w:t>
      </w:r>
    </w:p>
    <w:p>
      <w:pPr>
        <w:pStyle w:val="Normal"/>
        <w:widowControl w:val="false"/>
        <w:numPr>
          <w:ilvl w:val="0"/>
          <w:numId w:val="0"/>
        </w:numPr>
        <w:tabs>
          <w:tab w:val="clear" w:pos="708"/>
          <w:tab w:val="left" w:pos="360" w:leader="none"/>
        </w:tabs>
        <w:suppressAutoHyphens w:val="true"/>
        <w:spacing w:before="288" w:after="29"/>
        <w:ind w:left="1782" w:right="0" w:hanging="0"/>
        <w:jc w:val="both"/>
        <w:textAlignment w:val="baseline"/>
        <w:outlineLvl w:val="1"/>
        <w:rPr/>
      </w:pPr>
      <w:bookmarkStart w:id="65" w:name="__RefHeading___Toc4712_2638054110"/>
      <w:bookmarkEnd w:id="65"/>
      <w:r>
        <w:rPr>
          <w:b w:val="false"/>
          <w:bCs w:val="false"/>
          <w:color w:val="000000"/>
          <w:kern w:val="2"/>
          <w:sz w:val="28"/>
          <w:szCs w:val="28"/>
          <w:highlight w:val="white"/>
          <w:lang w:val="en-US" w:eastAsia="zh-CN" w:bidi="hi-IN"/>
        </w:rPr>
        <w:t>6</w:t>
      </w:r>
      <w:r>
        <w:rPr>
          <w:b w:val="false"/>
          <w:bCs w:val="false"/>
          <w:color w:val="000000"/>
          <w:kern w:val="2"/>
          <w:sz w:val="28"/>
          <w:szCs w:val="28"/>
          <w:highlight w:val="white"/>
          <w:lang w:val="en-US" w:eastAsia="zh-CN" w:bidi="hi-IN"/>
        </w:rPr>
        <w:t>.</w:t>
      </w:r>
      <w:r>
        <w:rPr>
          <w:b w:val="false"/>
          <w:bCs w:val="false"/>
          <w:color w:val="000000"/>
          <w:kern w:val="2"/>
          <w:sz w:val="28"/>
          <w:szCs w:val="28"/>
          <w:highlight w:val="white"/>
          <w:lang w:val="en-US" w:eastAsia="zh-CN" w:bidi="hi-IN"/>
        </w:rPr>
        <w:t xml:space="preserve">2 </w:t>
      </w:r>
      <w:r>
        <w:rPr>
          <w:b/>
          <w:bCs/>
          <w:color w:val="000000"/>
          <w:kern w:val="2"/>
          <w:sz w:val="28"/>
          <w:szCs w:val="28"/>
          <w:highlight w:val="white"/>
          <w:lang w:val="en-US" w:eastAsia="zh-CN" w:bidi="hi-IN"/>
        </w:rPr>
        <w:t>Performance</w:t>
      </w:r>
    </w:p>
    <w:p>
      <w:pPr>
        <w:pStyle w:val="TextBody"/>
        <w:numPr>
          <w:ilvl w:val="0"/>
          <w:numId w:val="0"/>
        </w:numPr>
        <w:ind w:left="1782" w:right="0" w:hanging="0"/>
        <w:rPr>
          <w:b w:val="false"/>
          <w:b w:val="false"/>
          <w:bCs w:val="false"/>
          <w:sz w:val="24"/>
          <w:szCs w:val="24"/>
        </w:rPr>
      </w:pPr>
      <w:r>
        <w:rPr>
          <w:b w:val="false"/>
          <w:bCs w:val="false"/>
          <w:i w:val="false"/>
          <w:caps w:val="false"/>
          <w:smallCaps w:val="false"/>
          <w:color w:val="000000"/>
          <w:spacing w:val="0"/>
          <w:kern w:val="2"/>
          <w:sz w:val="22"/>
          <w:szCs w:val="22"/>
          <w:highlight w:val="white"/>
          <w:lang w:val="en-US" w:eastAsia="zh-CN" w:bidi="hi-IN"/>
        </w:rPr>
        <w:t xml:space="preserve">The main bottleneck of the system was the network connectivity </w:t>
      </w:r>
      <w:r>
        <w:rPr>
          <w:b w:val="false"/>
          <w:bCs w:val="false"/>
          <w:i w:val="false"/>
          <w:caps w:val="false"/>
          <w:smallCaps w:val="false"/>
          <w:color w:val="000000"/>
          <w:spacing w:val="0"/>
          <w:kern w:val="2"/>
          <w:sz w:val="22"/>
          <w:szCs w:val="22"/>
          <w:highlight w:val="white"/>
          <w:lang w:val="en-US" w:eastAsia="zh-CN" w:bidi="hi-IN"/>
        </w:rPr>
        <w:t>as the laboratory and the university itself produces a lot of WiFi pollution that degrades performance, the network necessary throughput was measured ad around 4Mbps of data stream and the tolerated delay was round 100ms.</w:t>
      </w:r>
    </w:p>
    <w:p>
      <w:pPr>
        <w:pStyle w:val="TextBody"/>
        <w:numPr>
          <w:ilvl w:val="0"/>
          <w:numId w:val="0"/>
        </w:numPr>
        <w:ind w:left="1782" w:right="0" w:hanging="0"/>
        <w:rPr/>
      </w:pPr>
      <w:r>
        <w:rPr>
          <w:rFonts w:ascii="Times New Roman" w:hAnsi="Times New Roman"/>
          <w:b w:val="false"/>
          <w:bCs w:val="false"/>
          <w:i w:val="false"/>
          <w:caps w:val="false"/>
          <w:smallCaps w:val="false"/>
          <w:color w:val="000000"/>
          <w:spacing w:val="0"/>
          <w:kern w:val="2"/>
          <w:sz w:val="22"/>
          <w:szCs w:val="22"/>
          <w:highlight w:val="white"/>
          <w:lang w:val="en-US" w:eastAsia="zh-CN" w:bidi="hi-IN"/>
        </w:rPr>
        <w:t xml:space="preserve">This was never met to be a racing drone and the speed of movement was kept low on purpose, this </w:t>
      </w:r>
      <w:r>
        <w:rPr>
          <w:rFonts w:ascii="Times New Roman" w:hAnsi="Times New Roman"/>
          <w:b w:val="false"/>
          <w:bCs w:val="false"/>
          <w:i w:val="false"/>
          <w:caps w:val="false"/>
          <w:smallCaps w:val="false"/>
          <w:color w:val="000000"/>
          <w:spacing w:val="0"/>
          <w:kern w:val="2"/>
          <w:sz w:val="22"/>
          <w:szCs w:val="22"/>
          <w:highlight w:val="white"/>
          <w:lang w:val="en-US" w:eastAsia="zh-CN" w:bidi="hi-IN"/>
        </w:rPr>
        <w:t>also helped the stability of the system absorbing delays and avoid disaster.</w:t>
      </w:r>
    </w:p>
    <w:p>
      <w:pPr>
        <w:pStyle w:val="Normal"/>
        <w:widowControl w:val="false"/>
        <w:numPr>
          <w:ilvl w:val="0"/>
          <w:numId w:val="0"/>
        </w:numPr>
        <w:tabs>
          <w:tab w:val="clear" w:pos="708"/>
          <w:tab w:val="left" w:pos="360" w:leader="none"/>
        </w:tabs>
        <w:suppressAutoHyphens w:val="true"/>
        <w:spacing w:before="288" w:after="29"/>
        <w:ind w:left="1782" w:right="0" w:hanging="0"/>
        <w:jc w:val="both"/>
        <w:textAlignment w:val="baseline"/>
        <w:outlineLvl w:val="1"/>
        <w:rPr/>
      </w:pPr>
      <w:bookmarkStart w:id="66" w:name="__RefHeading___Toc4714_2638054110"/>
      <w:bookmarkEnd w:id="66"/>
      <w:r>
        <w:rPr>
          <w:b w:val="false"/>
          <w:bCs w:val="false"/>
          <w:color w:val="000000"/>
          <w:kern w:val="2"/>
          <w:sz w:val="28"/>
          <w:szCs w:val="28"/>
          <w:highlight w:val="white"/>
          <w:lang w:val="en-US" w:eastAsia="zh-CN" w:bidi="hi-IN"/>
        </w:rPr>
        <w:t>6</w:t>
      </w:r>
      <w:r>
        <w:rPr>
          <w:b w:val="false"/>
          <w:bCs w:val="false"/>
          <w:color w:val="000000"/>
          <w:kern w:val="2"/>
          <w:sz w:val="28"/>
          <w:szCs w:val="28"/>
          <w:highlight w:val="white"/>
          <w:lang w:val="en-US" w:eastAsia="zh-CN" w:bidi="hi-IN"/>
        </w:rPr>
        <w:t>.</w:t>
      </w:r>
      <w:r>
        <w:rPr>
          <w:b w:val="false"/>
          <w:bCs w:val="false"/>
          <w:color w:val="000000"/>
          <w:kern w:val="2"/>
          <w:sz w:val="28"/>
          <w:szCs w:val="28"/>
          <w:highlight w:val="white"/>
          <w:lang w:val="en-US" w:eastAsia="zh-CN" w:bidi="hi-IN"/>
        </w:rPr>
        <w:t>3</w:t>
      </w:r>
      <w:r>
        <w:rPr>
          <w:b w:val="false"/>
          <w:bCs w:val="false"/>
          <w:color w:val="000000"/>
          <w:kern w:val="2"/>
          <w:sz w:val="28"/>
          <w:szCs w:val="28"/>
          <w:highlight w:val="white"/>
          <w:lang w:val="en-US" w:eastAsia="zh-CN" w:bidi="hi-IN"/>
        </w:rPr>
        <w:t xml:space="preserve"> </w:t>
      </w:r>
      <w:r>
        <w:rPr>
          <w:b/>
          <w:bCs/>
          <w:color w:val="000000"/>
          <w:kern w:val="2"/>
          <w:sz w:val="28"/>
          <w:szCs w:val="28"/>
          <w:highlight w:val="white"/>
          <w:lang w:val="en-US" w:eastAsia="zh-CN" w:bidi="hi-IN"/>
        </w:rPr>
        <w:t>Virtualization</w:t>
      </w:r>
    </w:p>
    <w:p>
      <w:pPr>
        <w:pStyle w:val="TextBody"/>
        <w:numPr>
          <w:ilvl w:val="0"/>
          <w:numId w:val="0"/>
        </w:numPr>
        <w:ind w:left="1782" w:right="0" w:hanging="0"/>
        <w:rPr>
          <w:rFonts w:ascii="Times New Roman" w:hAnsi="Times New Roman"/>
          <w:b w:val="false"/>
          <w:b w:val="false"/>
          <w:bCs w:val="false"/>
          <w:i w:val="false"/>
          <w:caps w:val="false"/>
          <w:smallCaps w:val="false"/>
          <w:color w:val="000000"/>
          <w:spacing w:val="0"/>
          <w:kern w:val="2"/>
          <w:sz w:val="22"/>
          <w:szCs w:val="22"/>
          <w:highlight w:val="white"/>
          <w:lang w:val="en-US" w:eastAsia="zh-CN" w:bidi="hi-IN"/>
        </w:rPr>
      </w:pPr>
      <w:r>
        <w:rPr>
          <w:b w:val="false"/>
          <w:bCs w:val="false"/>
          <w:i w:val="false"/>
          <w:caps w:val="false"/>
          <w:smallCaps w:val="false"/>
          <w:color w:val="000000"/>
          <w:spacing w:val="0"/>
          <w:kern w:val="2"/>
          <w:sz w:val="22"/>
          <w:szCs w:val="22"/>
          <w:highlight w:val="white"/>
          <w:lang w:val="en-US" w:eastAsia="zh-CN" w:bidi="hi-IN"/>
        </w:rPr>
        <w:t>The use of docker is not itself necessary but it was a decision that was made to better interface with the existing equipment in the laboratory but also came with the benefit of replication on other systems.</w:t>
      </w:r>
    </w:p>
    <w:p>
      <w:pPr>
        <w:pStyle w:val="Normal"/>
        <w:widowControl w:val="false"/>
        <w:numPr>
          <w:ilvl w:val="0"/>
          <w:numId w:val="0"/>
        </w:numPr>
        <w:tabs>
          <w:tab w:val="clear" w:pos="708"/>
          <w:tab w:val="left" w:pos="360" w:leader="none"/>
        </w:tabs>
        <w:suppressAutoHyphens w:val="true"/>
        <w:spacing w:before="288" w:after="29"/>
        <w:ind w:left="1782" w:right="0" w:hanging="0"/>
        <w:jc w:val="both"/>
        <w:textAlignment w:val="baseline"/>
        <w:outlineLvl w:val="1"/>
        <w:rPr/>
      </w:pPr>
      <w:bookmarkStart w:id="67" w:name="__RefHeading___Toc4716_2638054110"/>
      <w:bookmarkEnd w:id="67"/>
      <w:r>
        <w:rPr>
          <w:b w:val="false"/>
          <w:bCs w:val="false"/>
          <w:color w:val="000000"/>
          <w:kern w:val="2"/>
          <w:sz w:val="28"/>
          <w:szCs w:val="28"/>
          <w:highlight w:val="white"/>
          <w:lang w:val="en-US" w:eastAsia="zh-CN" w:bidi="hi-IN"/>
        </w:rPr>
        <w:t>6</w:t>
      </w:r>
      <w:r>
        <w:rPr>
          <w:b w:val="false"/>
          <w:bCs w:val="false"/>
          <w:color w:val="000000"/>
          <w:kern w:val="2"/>
          <w:sz w:val="28"/>
          <w:szCs w:val="28"/>
          <w:highlight w:val="white"/>
          <w:lang w:val="en-US" w:eastAsia="zh-CN" w:bidi="hi-IN"/>
        </w:rPr>
        <w:t>.</w:t>
      </w:r>
      <w:r>
        <w:rPr>
          <w:b w:val="false"/>
          <w:bCs w:val="false"/>
          <w:color w:val="000000"/>
          <w:kern w:val="2"/>
          <w:sz w:val="28"/>
          <w:szCs w:val="28"/>
          <w:highlight w:val="white"/>
          <w:lang w:val="en-US" w:eastAsia="zh-CN" w:bidi="hi-IN"/>
        </w:rPr>
        <w:t>4</w:t>
      </w:r>
      <w:r>
        <w:rPr>
          <w:b w:val="false"/>
          <w:bCs w:val="false"/>
          <w:color w:val="000000"/>
          <w:kern w:val="2"/>
          <w:sz w:val="28"/>
          <w:szCs w:val="28"/>
          <w:highlight w:val="white"/>
          <w:lang w:val="en-US" w:eastAsia="zh-CN" w:bidi="hi-IN"/>
        </w:rPr>
        <w:t xml:space="preserve"> </w:t>
      </w:r>
      <w:r>
        <w:rPr>
          <w:b/>
          <w:bCs/>
          <w:color w:val="000000"/>
          <w:kern w:val="2"/>
          <w:sz w:val="28"/>
          <w:szCs w:val="28"/>
          <w:highlight w:val="white"/>
          <w:lang w:val="en-US" w:eastAsia="zh-CN" w:bidi="hi-IN"/>
        </w:rPr>
        <w:t>Indoor flight</w:t>
      </w:r>
    </w:p>
    <w:p>
      <w:pPr>
        <w:pStyle w:val="TextBody"/>
        <w:numPr>
          <w:ilvl w:val="0"/>
          <w:numId w:val="0"/>
        </w:numPr>
        <w:ind w:left="1782" w:right="0" w:hanging="0"/>
        <w:rPr>
          <w:rFonts w:ascii="Times New Roman" w:hAnsi="Times New Roman"/>
          <w:b w:val="false"/>
          <w:b w:val="false"/>
          <w:bCs w:val="false"/>
          <w:i w:val="false"/>
          <w:caps w:val="false"/>
          <w:smallCaps w:val="false"/>
          <w:color w:val="000000"/>
          <w:spacing w:val="0"/>
          <w:kern w:val="2"/>
          <w:sz w:val="22"/>
          <w:szCs w:val="22"/>
          <w:highlight w:val="white"/>
          <w:lang w:val="en-US" w:eastAsia="zh-CN" w:bidi="hi-IN"/>
        </w:rPr>
      </w:pPr>
      <w:r>
        <w:rPr>
          <w:b w:val="false"/>
          <w:bCs w:val="false"/>
          <w:i w:val="false"/>
          <w:caps w:val="false"/>
          <w:smallCaps w:val="false"/>
          <w:color w:val="000000"/>
          <w:spacing w:val="0"/>
          <w:kern w:val="2"/>
          <w:sz w:val="22"/>
          <w:szCs w:val="22"/>
          <w:highlight w:val="white"/>
          <w:lang w:val="en-US" w:eastAsia="zh-CN" w:bidi="hi-IN"/>
        </w:rPr>
        <w:t>This was a tough topic to solve and a lot of the time and testing involved was around the OptiTrack system integration.</w:t>
      </w:r>
    </w:p>
    <w:p>
      <w:pPr>
        <w:pStyle w:val="Normal"/>
        <w:widowControl w:val="false"/>
        <w:numPr>
          <w:ilvl w:val="0"/>
          <w:numId w:val="0"/>
        </w:numPr>
        <w:tabs>
          <w:tab w:val="clear" w:pos="708"/>
          <w:tab w:val="left" w:pos="360" w:leader="none"/>
        </w:tabs>
        <w:suppressAutoHyphens w:val="true"/>
        <w:spacing w:before="288" w:after="29"/>
        <w:ind w:left="1782" w:right="0" w:hanging="0"/>
        <w:jc w:val="both"/>
        <w:textAlignment w:val="baseline"/>
        <w:outlineLvl w:val="1"/>
        <w:rPr/>
      </w:pPr>
      <w:bookmarkStart w:id="68" w:name="__RefHeading___Toc4718_2638054110"/>
      <w:bookmarkEnd w:id="68"/>
      <w:r>
        <w:rPr>
          <w:b w:val="false"/>
          <w:bCs w:val="false"/>
          <w:color w:val="000000"/>
          <w:kern w:val="2"/>
          <w:sz w:val="28"/>
          <w:szCs w:val="28"/>
          <w:highlight w:val="white"/>
          <w:lang w:val="en-US" w:eastAsia="zh-CN" w:bidi="hi-IN"/>
        </w:rPr>
        <w:t>6</w:t>
      </w:r>
      <w:r>
        <w:rPr>
          <w:b w:val="false"/>
          <w:bCs w:val="false"/>
          <w:color w:val="000000"/>
          <w:kern w:val="2"/>
          <w:sz w:val="28"/>
          <w:szCs w:val="28"/>
          <w:highlight w:val="white"/>
          <w:lang w:val="en-US" w:eastAsia="zh-CN" w:bidi="hi-IN"/>
        </w:rPr>
        <w:t>.</w:t>
      </w:r>
      <w:r>
        <w:rPr>
          <w:b w:val="false"/>
          <w:bCs w:val="false"/>
          <w:color w:val="000000"/>
          <w:kern w:val="2"/>
          <w:sz w:val="28"/>
          <w:szCs w:val="28"/>
          <w:highlight w:val="white"/>
          <w:lang w:val="en-US" w:eastAsia="zh-CN" w:bidi="hi-IN"/>
        </w:rPr>
        <w:t>5</w:t>
      </w:r>
      <w:r>
        <w:rPr>
          <w:b w:val="false"/>
          <w:bCs w:val="false"/>
          <w:color w:val="000000"/>
          <w:kern w:val="2"/>
          <w:sz w:val="28"/>
          <w:szCs w:val="28"/>
          <w:highlight w:val="white"/>
          <w:lang w:val="en-US" w:eastAsia="zh-CN" w:bidi="hi-IN"/>
        </w:rPr>
        <w:t xml:space="preserve"> </w:t>
      </w:r>
      <w:r>
        <w:rPr>
          <w:b/>
          <w:bCs/>
          <w:color w:val="000000"/>
          <w:kern w:val="2"/>
          <w:sz w:val="28"/>
          <w:szCs w:val="28"/>
          <w:highlight w:val="white"/>
          <w:lang w:val="en-US" w:eastAsia="zh-CN" w:bidi="hi-IN"/>
        </w:rPr>
        <w:t>Challenges</w:t>
      </w:r>
    </w:p>
    <w:p>
      <w:pPr>
        <w:pStyle w:val="TextBody"/>
        <w:numPr>
          <w:ilvl w:val="0"/>
          <w:numId w:val="2"/>
        </w:numPr>
        <w:ind w:left="0" w:right="0" w:hanging="1889"/>
        <w:rPr/>
      </w:pPr>
      <w:r>
        <w:rPr>
          <w:sz w:val="22"/>
          <w:szCs w:val="22"/>
        </w:rPr>
        <w:t xml:space="preserve">Most of the challenges came fro the lack </w:t>
      </w:r>
      <w:r>
        <w:rPr>
          <w:sz w:val="22"/>
          <w:szCs w:val="22"/>
        </w:rPr>
        <w:t xml:space="preserve">of existing similar projects, the existing one provided a similar choiches for the conrtoller but the overall system had quite a bit of differences. A big problem was agreeing on a communication type between all programs and ROS was a great help since I just needed to create a converter of messages from alost any system to ROS. </w:t>
      </w:r>
      <w:r>
        <w:rPr>
          <w:sz w:val="22"/>
          <w:szCs w:val="22"/>
        </w:rPr>
        <w:t xml:space="preserve">In the end I managed to unify many different platforms signals and </w:t>
      </w:r>
      <w:r>
        <w:rPr>
          <w:sz w:val="22"/>
          <w:szCs w:val="22"/>
        </w:rPr>
        <w:t>protocols onto a working system.</w:t>
      </w:r>
    </w:p>
    <w:p>
      <w:pPr>
        <w:pStyle w:val="TextBody"/>
        <w:numPr>
          <w:ilvl w:val="0"/>
          <w:numId w:val="2"/>
        </w:numPr>
        <w:ind w:left="0" w:right="0" w:hanging="1889"/>
        <w:rPr/>
      </w:pPr>
      <w:r>
        <w:rPr>
          <w:sz w:val="22"/>
          <w:szCs w:val="22"/>
        </w:rPr>
        <w:t>I built many custom tools for m</w:t>
      </w:r>
      <w:r>
        <w:rPr>
          <w:sz w:val="22"/>
          <w:szCs w:val="22"/>
        </w:rPr>
        <w:t>y s</w:t>
      </w:r>
      <w:r>
        <w:rPr>
          <w:sz w:val="22"/>
          <w:szCs w:val="22"/>
        </w:rPr>
        <w:t xml:space="preserve">pecific need, some from </w:t>
      </w:r>
      <w:r>
        <w:rPr>
          <w:sz w:val="22"/>
          <w:szCs w:val="22"/>
        </w:rPr>
        <w:t>scratch</w:t>
      </w:r>
      <w:r>
        <w:rPr>
          <w:sz w:val="22"/>
          <w:szCs w:val="22"/>
        </w:rPr>
        <w:t xml:space="preserve"> , some as a a fork of an existing </w:t>
      </w:r>
      <w:r>
        <w:rPr>
          <w:sz w:val="22"/>
          <w:szCs w:val="22"/>
        </w:rPr>
        <w:t xml:space="preserve">software </w:t>
      </w:r>
      <w:r>
        <w:rPr>
          <w:sz w:val="22"/>
          <w:szCs w:val="22"/>
        </w:rPr>
        <w:t xml:space="preserve">which helped me to develope a better understanding of software engineering; </w:t>
      </w:r>
      <w:r>
        <w:rPr>
          <w:sz w:val="22"/>
          <w:szCs w:val="22"/>
        </w:rPr>
        <w:t xml:space="preserve">also a lot of tools that were developed were discarted or replaced with others. </w:t>
      </w:r>
    </w:p>
    <w:p>
      <w:pPr>
        <w:pStyle w:val="Normal"/>
        <w:widowControl w:val="false"/>
        <w:numPr>
          <w:ilvl w:val="0"/>
          <w:numId w:val="0"/>
        </w:numPr>
        <w:tabs>
          <w:tab w:val="clear" w:pos="708"/>
          <w:tab w:val="left" w:pos="360" w:leader="none"/>
        </w:tabs>
        <w:suppressAutoHyphens w:val="true"/>
        <w:spacing w:before="288" w:after="29"/>
        <w:ind w:left="1782" w:right="0" w:hanging="0"/>
        <w:jc w:val="both"/>
        <w:textAlignment w:val="baseline"/>
        <w:outlineLvl w:val="1"/>
        <w:rPr/>
      </w:pPr>
      <w:bookmarkStart w:id="69" w:name="__RefHeading___Toc8860_2638054110"/>
      <w:bookmarkEnd w:id="69"/>
      <w:r>
        <w:rPr>
          <w:b w:val="false"/>
          <w:bCs w:val="false"/>
          <w:color w:val="000000"/>
          <w:kern w:val="2"/>
          <w:sz w:val="28"/>
          <w:szCs w:val="28"/>
          <w:highlight w:val="white"/>
          <w:lang w:val="en-US" w:eastAsia="zh-CN" w:bidi="hi-IN"/>
        </w:rPr>
        <w:t>6</w:t>
      </w:r>
      <w:r>
        <w:rPr>
          <w:b w:val="false"/>
          <w:bCs w:val="false"/>
          <w:color w:val="000000"/>
          <w:kern w:val="2"/>
          <w:sz w:val="28"/>
          <w:szCs w:val="28"/>
          <w:highlight w:val="white"/>
          <w:lang w:val="en-US" w:eastAsia="zh-CN" w:bidi="hi-IN"/>
        </w:rPr>
        <w:t>.</w:t>
      </w:r>
      <w:r>
        <w:rPr>
          <w:b w:val="false"/>
          <w:bCs w:val="false"/>
          <w:color w:val="000000"/>
          <w:kern w:val="2"/>
          <w:sz w:val="28"/>
          <w:szCs w:val="28"/>
          <w:highlight w:val="white"/>
          <w:lang w:val="en-US" w:eastAsia="zh-CN" w:bidi="hi-IN"/>
        </w:rPr>
        <w:t xml:space="preserve">6 </w:t>
      </w:r>
      <w:r>
        <w:rPr>
          <w:b/>
          <w:bCs/>
          <w:color w:val="000000"/>
          <w:kern w:val="2"/>
          <w:sz w:val="28"/>
          <w:szCs w:val="28"/>
          <w:highlight w:val="white"/>
          <w:lang w:val="en-US" w:eastAsia="zh-CN" w:bidi="hi-IN"/>
        </w:rPr>
        <w:t>F</w:t>
      </w:r>
      <w:r>
        <w:rPr>
          <w:b/>
          <w:bCs/>
          <w:color w:val="000000"/>
          <w:kern w:val="2"/>
          <w:sz w:val="28"/>
          <w:szCs w:val="28"/>
          <w:highlight w:val="white"/>
          <w:lang w:val="en-US" w:eastAsia="zh-CN" w:bidi="hi-IN"/>
        </w:rPr>
        <w:t xml:space="preserve">uture work </w:t>
      </w:r>
      <w:r>
        <w:rPr>
          <w:b/>
          <w:bCs/>
          <w:color w:val="000000"/>
          <w:kern w:val="2"/>
          <w:sz w:val="28"/>
          <w:szCs w:val="28"/>
          <w:highlight w:val="white"/>
          <w:lang w:val="en-US" w:eastAsia="zh-CN" w:bidi="hi-IN"/>
        </w:rPr>
        <w:t>and possible implementations</w:t>
      </w:r>
    </w:p>
    <w:p>
      <w:pPr>
        <w:pStyle w:val="TextBody"/>
        <w:numPr>
          <w:ilvl w:val="0"/>
          <w:numId w:val="0"/>
        </w:numPr>
        <w:ind w:left="1782" w:right="0" w:hanging="0"/>
        <w:rPr/>
      </w:pPr>
      <w:r>
        <w:rPr>
          <w:sz w:val="22"/>
          <w:szCs w:val="22"/>
        </w:rPr>
        <w:t>T</w:t>
      </w:r>
      <w:r>
        <w:rPr>
          <w:sz w:val="22"/>
          <w:szCs w:val="22"/>
        </w:rPr>
        <w:t xml:space="preserve">he drone can be equipped with other instruments and tools like a depth camera to create a 3D map, with a tool like ORB SLAM paired with the inertial measurements of the local position and orientaton; </w:t>
      </w:r>
      <w:r>
        <w:rPr>
          <w:sz w:val="22"/>
          <w:szCs w:val="22"/>
        </w:rPr>
        <w:t>or a net-like containers that can be released with a software trigger.</w:t>
      </w:r>
    </w:p>
    <w:p>
      <w:pPr>
        <w:pStyle w:val="TextBody"/>
        <w:numPr>
          <w:ilvl w:val="0"/>
          <w:numId w:val="0"/>
        </w:numPr>
        <w:ind w:left="1782" w:right="0" w:hanging="0"/>
        <w:rPr>
          <w:b/>
          <w:b/>
          <w:bCs/>
          <w:kern w:val="2"/>
          <w:sz w:val="28"/>
          <w:szCs w:val="28"/>
          <w:lang w:val="en-US" w:eastAsia="zh-CN" w:bidi="hi-IN"/>
        </w:rPr>
      </w:pPr>
      <w:r>
        <w:rPr>
          <w:b/>
          <w:bCs/>
          <w:kern w:val="2"/>
          <w:sz w:val="28"/>
          <w:szCs w:val="28"/>
          <w:lang w:val="en-US" w:eastAsia="zh-CN" w:bidi="hi-IN"/>
        </w:rPr>
      </w:r>
    </w:p>
    <w:p>
      <w:pPr>
        <w:pStyle w:val="BibliographyHeading"/>
        <w:rPr/>
      </w:pPr>
      <w:r>
        <w:rPr/>
        <w:t>Bibliography</w:t>
      </w:r>
    </w:p>
    <w:p>
      <w:pPr>
        <w:pStyle w:val="Bibliography1"/>
        <w:tabs>
          <w:tab w:val="clear" w:pos="9637"/>
        </w:tabs>
        <w:rPr/>
      </w:pPr>
      <w:r>
        <w:fldChar w:fldCharType="begin"/>
      </w:r>
      <w:r>
        <w:rPr/>
        <w:instrText> BIBLIOGRAPHY </w:instrText>
      </w:r>
      <w:r>
        <w:rPr/>
        <w:fldChar w:fldCharType="separate"/>
      </w:r>
      <w:r>
        <w:rPr/>
        <w:t>[01] Holybro X500 v2 Developement Kit - https://holybro.com/products/px4-development-kit-x500-v2</w:t>
      </w:r>
      <w:r>
        <w:rPr/>
        <w:fldChar w:fldCharType="end"/>
      </w:r>
    </w:p>
    <w:p>
      <w:pPr>
        <w:pStyle w:val="Normal"/>
        <w:widowControl w:val="false"/>
        <w:suppressLineNumbers/>
        <w:suppressAutoHyphens w:val="true"/>
        <w:spacing w:before="850" w:after="562"/>
        <w:jc w:val="both"/>
        <w:textAlignment w:val="baseline"/>
        <w:rPr>
          <w:b/>
          <w:b/>
          <w:bCs/>
          <w:kern w:val="2"/>
          <w:sz w:val="28"/>
          <w:szCs w:val="28"/>
          <w:lang w:val="en-US" w:eastAsia="zh-CN" w:bidi="hi-IN"/>
        </w:rPr>
      </w:pPr>
      <w:r>
        <w:rPr>
          <w:b/>
          <w:bCs/>
          <w:kern w:val="2"/>
          <w:sz w:val="28"/>
          <w:szCs w:val="28"/>
          <w:lang w:val="en-US" w:eastAsia="zh-CN" w:bidi="hi-IN"/>
        </w:rPr>
      </w:r>
    </w:p>
    <w:sectPr>
      <w:footerReference w:type="default" r:id="rId25"/>
      <w:type w:val="nextPage"/>
      <w:pgSz w:w="11906" w:h="16838"/>
      <w:pgMar w:left="851" w:right="1418" w:header="0" w:top="1134" w:footer="706"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Segoe UI">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arial">
    <w:charset w:val="01"/>
    <w:family w:val="swiss"/>
    <w:pitch w:val="default"/>
  </w:font>
  <w:font w:name="Times New Roman">
    <w:charset w:val="01"/>
    <w:family w:val="roman"/>
    <w:pitch w:val="default"/>
  </w:font>
  <w:font w:name="Tahoma">
    <w:charset w:val="01"/>
    <w:family w:val="roman"/>
    <w:pitch w:val="variable"/>
  </w:font>
  <w:font w:name="Symbol">
    <w:charset w:val="02"/>
    <w:family w:val="auto"/>
    <w:pitch w:val="default"/>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ab/>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1782" w:hanging="432"/>
      </w:pPr>
    </w:lvl>
    <w:lvl w:ilvl="1">
      <w:start w:val="1"/>
      <w:pStyle w:val="Heading2"/>
      <w:numFmt w:val="decimal"/>
      <w:lvlText w:val="%1.%2"/>
      <w:lvlJc w:val="left"/>
      <w:pPr>
        <w:tabs>
          <w:tab w:val="num" w:pos="0"/>
        </w:tabs>
        <w:ind w:left="1926" w:hanging="576"/>
      </w:pPr>
    </w:lvl>
    <w:lvl w:ilvl="2">
      <w:start w:val="1"/>
      <w:pStyle w:val="Heading3"/>
      <w:numFmt w:val="decimal"/>
      <w:lvlText w:val="%1.%2.%3"/>
      <w:lvlJc w:val="left"/>
      <w:pPr>
        <w:tabs>
          <w:tab w:val="num" w:pos="0"/>
        </w:tabs>
        <w:ind w:left="2070" w:hanging="720"/>
      </w:pPr>
    </w:lvl>
    <w:lvl w:ilvl="3">
      <w:start w:val="1"/>
      <w:pStyle w:val="Heading4"/>
      <w:numFmt w:val="decimal"/>
      <w:lvlText w:val="%1.%2.%3.%4"/>
      <w:lvlJc w:val="left"/>
      <w:pPr>
        <w:tabs>
          <w:tab w:val="num" w:pos="0"/>
        </w:tabs>
        <w:ind w:left="2214" w:hanging="864"/>
      </w:pPr>
    </w:lvl>
    <w:lvl w:ilvl="4">
      <w:start w:val="1"/>
      <w:pStyle w:val="Heading5"/>
      <w:numFmt w:val="decimal"/>
      <w:lvlText w:val="%1.%2.%3.%4.%5"/>
      <w:lvlJc w:val="left"/>
      <w:pPr>
        <w:tabs>
          <w:tab w:val="num" w:pos="0"/>
        </w:tabs>
        <w:ind w:left="2358" w:hanging="1008"/>
      </w:pPr>
    </w:lvl>
    <w:lvl w:ilvl="5">
      <w:start w:val="1"/>
      <w:pStyle w:val="Heading6"/>
      <w:numFmt w:val="decimal"/>
      <w:lvlText w:val="%1.%2.%3.%4.%5.%6"/>
      <w:lvlJc w:val="left"/>
      <w:pPr>
        <w:tabs>
          <w:tab w:val="num" w:pos="0"/>
        </w:tabs>
        <w:ind w:left="2502" w:hanging="1152"/>
      </w:pPr>
    </w:lvl>
    <w:lvl w:ilvl="6">
      <w:start w:val="1"/>
      <w:pStyle w:val="Heading7"/>
      <w:numFmt w:val="decimal"/>
      <w:lvlText w:val="%1.%2.%3.%4.%5.%6.%7"/>
      <w:lvlJc w:val="left"/>
      <w:pPr>
        <w:tabs>
          <w:tab w:val="num" w:pos="0"/>
        </w:tabs>
        <w:ind w:left="2646" w:hanging="1296"/>
      </w:pPr>
    </w:lvl>
    <w:lvl w:ilvl="7">
      <w:start w:val="1"/>
      <w:pStyle w:val="Heading8"/>
      <w:numFmt w:val="decimal"/>
      <w:lvlText w:val="%1.%2.%3.%4.%5.%6.%7.%8"/>
      <w:lvlJc w:val="left"/>
      <w:pPr>
        <w:tabs>
          <w:tab w:val="num" w:pos="0"/>
        </w:tabs>
        <w:ind w:left="2790" w:hanging="1440"/>
      </w:pPr>
    </w:lvl>
    <w:lvl w:ilvl="8">
      <w:start w:val="1"/>
      <w:pStyle w:val="Heading9"/>
      <w:numFmt w:val="decimal"/>
      <w:lvlText w:val="%1.%2.%3.%4.%5.%6.%7.%8.%9"/>
      <w:lvlJc w:val="left"/>
      <w:pPr>
        <w:tabs>
          <w:tab w:val="num" w:pos="0"/>
        </w:tabs>
        <w:ind w:left="2934" w:hanging="1584"/>
      </w:pPr>
    </w:lvl>
  </w:abstractNum>
  <w:abstractNum w:abstractNumId="2">
    <w:lvl w:ilvl="0">
      <w:start w:val="1"/>
      <w:numFmt w:val="bullet"/>
      <w:lvlText w:val=""/>
      <w:lvlJc w:val="left"/>
      <w:pPr>
        <w:tabs>
          <w:tab w:val="num" w:pos="0"/>
        </w:tabs>
        <w:ind w:left="1782" w:hanging="432"/>
      </w:pPr>
      <w:rPr>
        <w:rFonts w:ascii="Symbol" w:hAnsi="Symbol" w:cs="Symbol" w:hint="default"/>
      </w:rPr>
    </w:lvl>
    <w:lvl w:ilvl="1">
      <w:start w:val="1"/>
      <w:numFmt w:val="decimal"/>
      <w:lvlText w:val="%1.%2"/>
      <w:lvlJc w:val="left"/>
      <w:pPr>
        <w:tabs>
          <w:tab w:val="num" w:pos="0"/>
        </w:tabs>
        <w:ind w:left="1926" w:hanging="576"/>
      </w:pPr>
    </w:lvl>
    <w:lvl w:ilvl="2">
      <w:start w:val="1"/>
      <w:numFmt w:val="decimal"/>
      <w:lvlText w:val="%1.%2.%3"/>
      <w:lvlJc w:val="left"/>
      <w:pPr>
        <w:tabs>
          <w:tab w:val="num" w:pos="0"/>
        </w:tabs>
        <w:ind w:left="2070" w:hanging="720"/>
      </w:pPr>
    </w:lvl>
    <w:lvl w:ilvl="3">
      <w:start w:val="1"/>
      <w:numFmt w:val="decimal"/>
      <w:lvlText w:val="%1.%2.%3.%4"/>
      <w:lvlJc w:val="left"/>
      <w:pPr>
        <w:tabs>
          <w:tab w:val="num" w:pos="0"/>
        </w:tabs>
        <w:ind w:left="2214" w:hanging="864"/>
      </w:pPr>
    </w:lvl>
    <w:lvl w:ilvl="4">
      <w:start w:val="1"/>
      <w:numFmt w:val="decimal"/>
      <w:lvlText w:val="%1.%2.%3.%4.%5"/>
      <w:lvlJc w:val="left"/>
      <w:pPr>
        <w:tabs>
          <w:tab w:val="num" w:pos="0"/>
        </w:tabs>
        <w:ind w:left="2358" w:hanging="1008"/>
      </w:pPr>
    </w:lvl>
    <w:lvl w:ilvl="5">
      <w:start w:val="1"/>
      <w:numFmt w:val="decimal"/>
      <w:lvlText w:val="%1.%2.%3.%4.%5.%6"/>
      <w:lvlJc w:val="left"/>
      <w:pPr>
        <w:tabs>
          <w:tab w:val="num" w:pos="0"/>
        </w:tabs>
        <w:ind w:left="2502" w:hanging="1152"/>
      </w:pPr>
    </w:lvl>
    <w:lvl w:ilvl="6">
      <w:start w:val="1"/>
      <w:numFmt w:val="decimal"/>
      <w:lvlText w:val="%1.%2.%3.%4.%5.%6.%7"/>
      <w:lvlJc w:val="left"/>
      <w:pPr>
        <w:tabs>
          <w:tab w:val="num" w:pos="0"/>
        </w:tabs>
        <w:ind w:left="2646" w:hanging="1296"/>
      </w:pPr>
    </w:lvl>
    <w:lvl w:ilvl="7">
      <w:start w:val="1"/>
      <w:numFmt w:val="decimal"/>
      <w:lvlText w:val="%1.%2.%3.%4.%5.%6.%7.%8"/>
      <w:lvlJc w:val="left"/>
      <w:pPr>
        <w:tabs>
          <w:tab w:val="num" w:pos="0"/>
        </w:tabs>
        <w:ind w:left="2790" w:hanging="1440"/>
      </w:pPr>
    </w:lvl>
    <w:lvl w:ilvl="8">
      <w:start w:val="1"/>
      <w:numFmt w:val="decimal"/>
      <w:lvlText w:val="%1.%2.%3.%4.%5.%6.%7.%8.%9"/>
      <w:lvlJc w:val="left"/>
      <w:pPr>
        <w:tabs>
          <w:tab w:val="num" w:pos="0"/>
        </w:tabs>
        <w:ind w:left="2934" w:hanging="1584"/>
      </w:pPr>
    </w:lvl>
  </w:abstractNum>
  <w:abstractNum w:abstractNumId="3">
    <w:lvl w:ilvl="0">
      <w:start w:val="1"/>
      <w:numFmt w:val="bullet"/>
      <w:lvlText w:val=""/>
      <w:lvlJc w:val="left"/>
      <w:pPr>
        <w:tabs>
          <w:tab w:val="num" w:pos="1440"/>
        </w:tabs>
        <w:ind w:left="1440" w:hanging="360"/>
      </w:pPr>
      <w:rPr>
        <w:rFonts w:ascii="Wingdings" w:hAnsi="Wingdings" w:cs="Wingdings" w:hint="default"/>
      </w:rPr>
    </w:lvl>
    <w:lvl w:ilvl="1">
      <w:start w:val="1"/>
      <w:numFmt w:val="bullet"/>
      <w:lvlText w:val=""/>
      <w:lvlJc w:val="left"/>
      <w:pPr>
        <w:tabs>
          <w:tab w:val="num" w:pos="1800"/>
        </w:tabs>
        <w:ind w:left="180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520"/>
        </w:tabs>
        <w:ind w:left="2520" w:hanging="360"/>
      </w:pPr>
      <w:rPr>
        <w:rFonts w:ascii="Wingdings" w:hAnsi="Wingdings" w:cs="Wingdings" w:hint="default"/>
      </w:rPr>
    </w:lvl>
    <w:lvl w:ilvl="4">
      <w:start w:val="1"/>
      <w:numFmt w:val="bullet"/>
      <w:lvlText w:val=""/>
      <w:lvlJc w:val="left"/>
      <w:pPr>
        <w:tabs>
          <w:tab w:val="num" w:pos="2880"/>
        </w:tabs>
        <w:ind w:left="2880" w:hanging="360"/>
      </w:pPr>
      <w:rPr>
        <w:rFonts w:ascii="Wingdings" w:hAnsi="Wingdings" w:cs="Wingdings" w:hint="default"/>
      </w:rPr>
    </w:lvl>
    <w:lvl w:ilvl="5">
      <w:start w:val="1"/>
      <w:numFmt w:val="bullet"/>
      <w:lvlText w:val=""/>
      <w:lvlJc w:val="left"/>
      <w:pPr>
        <w:tabs>
          <w:tab w:val="num" w:pos="3240"/>
        </w:tabs>
        <w:ind w:left="3240" w:hanging="360"/>
      </w:pPr>
      <w:rPr>
        <w:rFonts w:ascii="Wingdings" w:hAnsi="Wingdings" w:cs="Wingdings" w:hint="default"/>
      </w:rPr>
    </w:lvl>
    <w:lvl w:ilvl="6">
      <w:start w:val="1"/>
      <w:numFmt w:val="bullet"/>
      <w:lvlText w:val=""/>
      <w:lvlJc w:val="left"/>
      <w:pPr>
        <w:tabs>
          <w:tab w:val="num" w:pos="3600"/>
        </w:tabs>
        <w:ind w:left="3600" w:hanging="360"/>
      </w:pPr>
      <w:rPr>
        <w:rFonts w:ascii="Wingdings" w:hAnsi="Wingdings" w:cs="Wingdings" w:hint="default"/>
      </w:rPr>
    </w:lvl>
    <w:lvl w:ilvl="7">
      <w:start w:val="1"/>
      <w:numFmt w:val="bullet"/>
      <w:lvlText w:val=""/>
      <w:lvlJc w:val="left"/>
      <w:pPr>
        <w:tabs>
          <w:tab w:val="num" w:pos="3960"/>
        </w:tabs>
        <w:ind w:left="3960" w:hanging="360"/>
      </w:pPr>
      <w:rPr>
        <w:rFonts w:ascii="Wingdings" w:hAnsi="Wingdings" w:cs="Wingdings" w:hint="default"/>
      </w:rPr>
    </w:lvl>
    <w:lvl w:ilvl="8">
      <w:start w:val="1"/>
      <w:numFmt w:val="bullet"/>
      <w:lvlText w:val=""/>
      <w:lvlJc w:val="left"/>
      <w:pPr>
        <w:tabs>
          <w:tab w:val="num" w:pos="4320"/>
        </w:tabs>
        <w:ind w:left="432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1351"/>
        </w:tabs>
        <w:ind w:left="1351" w:hanging="360"/>
      </w:pPr>
      <w:rPr>
        <w:rFonts w:ascii="Wingdings" w:hAnsi="Wingdings" w:cs="Wingdings" w:hint="default"/>
      </w:rPr>
    </w:lvl>
    <w:lvl w:ilvl="1">
      <w:start w:val="1"/>
      <w:numFmt w:val="bullet"/>
      <w:lvlText w:val="◦"/>
      <w:lvlJc w:val="left"/>
      <w:pPr>
        <w:tabs>
          <w:tab w:val="num" w:pos="1711"/>
        </w:tabs>
        <w:ind w:left="1711" w:hanging="360"/>
      </w:pPr>
      <w:rPr>
        <w:rFonts w:ascii="OpenSymbol" w:hAnsi="OpenSymbol" w:cs="OpenSymbol" w:hint="default"/>
      </w:rPr>
    </w:lvl>
    <w:lvl w:ilvl="2">
      <w:start w:val="1"/>
      <w:numFmt w:val="bullet"/>
      <w:lvlText w:val="▪"/>
      <w:lvlJc w:val="left"/>
      <w:pPr>
        <w:tabs>
          <w:tab w:val="num" w:pos="2071"/>
        </w:tabs>
        <w:ind w:left="2071" w:hanging="360"/>
      </w:pPr>
      <w:rPr>
        <w:rFonts w:ascii="OpenSymbol" w:hAnsi="OpenSymbol" w:cs="OpenSymbol" w:hint="default"/>
      </w:rPr>
    </w:lvl>
    <w:lvl w:ilvl="3">
      <w:start w:val="1"/>
      <w:numFmt w:val="bullet"/>
      <w:lvlText w:val=""/>
      <w:lvlJc w:val="left"/>
      <w:pPr>
        <w:tabs>
          <w:tab w:val="num" w:pos="2431"/>
        </w:tabs>
        <w:ind w:left="2431" w:hanging="360"/>
      </w:pPr>
      <w:rPr>
        <w:rFonts w:ascii="Symbol" w:hAnsi="Symbol" w:cs="Symbol" w:hint="default"/>
      </w:rPr>
    </w:lvl>
    <w:lvl w:ilvl="4">
      <w:start w:val="1"/>
      <w:numFmt w:val="bullet"/>
      <w:lvlText w:val="◦"/>
      <w:lvlJc w:val="left"/>
      <w:pPr>
        <w:tabs>
          <w:tab w:val="num" w:pos="2791"/>
        </w:tabs>
        <w:ind w:left="2791" w:hanging="360"/>
      </w:pPr>
      <w:rPr>
        <w:rFonts w:ascii="OpenSymbol" w:hAnsi="OpenSymbol" w:cs="OpenSymbol" w:hint="default"/>
      </w:rPr>
    </w:lvl>
    <w:lvl w:ilvl="5">
      <w:start w:val="1"/>
      <w:numFmt w:val="bullet"/>
      <w:lvlText w:val="▪"/>
      <w:lvlJc w:val="left"/>
      <w:pPr>
        <w:tabs>
          <w:tab w:val="num" w:pos="3151"/>
        </w:tabs>
        <w:ind w:left="3151" w:hanging="360"/>
      </w:pPr>
      <w:rPr>
        <w:rFonts w:ascii="OpenSymbol" w:hAnsi="OpenSymbol" w:cs="OpenSymbol" w:hint="default"/>
      </w:rPr>
    </w:lvl>
    <w:lvl w:ilvl="6">
      <w:start w:val="1"/>
      <w:numFmt w:val="bullet"/>
      <w:lvlText w:val=""/>
      <w:lvlJc w:val="left"/>
      <w:pPr>
        <w:tabs>
          <w:tab w:val="num" w:pos="3511"/>
        </w:tabs>
        <w:ind w:left="3511" w:hanging="360"/>
      </w:pPr>
      <w:rPr>
        <w:rFonts w:ascii="Symbol" w:hAnsi="Symbol" w:cs="Symbol" w:hint="default"/>
      </w:rPr>
    </w:lvl>
    <w:lvl w:ilvl="7">
      <w:start w:val="1"/>
      <w:numFmt w:val="bullet"/>
      <w:lvlText w:val="◦"/>
      <w:lvlJc w:val="left"/>
      <w:pPr>
        <w:tabs>
          <w:tab w:val="num" w:pos="3871"/>
        </w:tabs>
        <w:ind w:left="3871" w:hanging="360"/>
      </w:pPr>
      <w:rPr>
        <w:rFonts w:ascii="OpenSymbol" w:hAnsi="OpenSymbol" w:cs="OpenSymbol" w:hint="default"/>
      </w:rPr>
    </w:lvl>
    <w:lvl w:ilvl="8">
      <w:start w:val="1"/>
      <w:numFmt w:val="bullet"/>
      <w:lvlText w:val="▪"/>
      <w:lvlJc w:val="left"/>
      <w:pPr>
        <w:tabs>
          <w:tab w:val="num" w:pos="4231"/>
        </w:tabs>
        <w:ind w:left="4231" w:hanging="360"/>
      </w:pPr>
      <w:rPr>
        <w:rFonts w:ascii="OpenSymbol" w:hAnsi="OpenSymbol" w:cs="OpenSymbol" w:hint="default"/>
      </w:rPr>
    </w:lvl>
  </w:abstractNum>
  <w:abstractNum w:abstractNumId="7">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160"/>
        </w:tabs>
        <w:ind w:left="2160" w:hanging="360"/>
      </w:pPr>
      <w:rPr>
        <w:rFonts w:ascii="Wingdings" w:hAnsi="Wingdings" w:cs="Wingdings" w:hint="default"/>
      </w:rPr>
    </w:lvl>
    <w:lvl w:ilvl="4">
      <w:start w:val="1"/>
      <w:numFmt w:val="bullet"/>
      <w:lvlText w:val=""/>
      <w:lvlJc w:val="left"/>
      <w:pPr>
        <w:tabs>
          <w:tab w:val="num" w:pos="2520"/>
        </w:tabs>
        <w:ind w:left="2520" w:hanging="360"/>
      </w:pPr>
      <w:rPr>
        <w:rFonts w:ascii="Wingdings" w:hAnsi="Wingdings" w:cs="Wingdings" w:hint="default"/>
      </w:rPr>
    </w:lvl>
    <w:lvl w:ilvl="5">
      <w:start w:val="1"/>
      <w:numFmt w:val="bullet"/>
      <w:lvlText w:val=""/>
      <w:lvlJc w:val="left"/>
      <w:pPr>
        <w:tabs>
          <w:tab w:val="num" w:pos="2880"/>
        </w:tabs>
        <w:ind w:left="2880" w:hanging="360"/>
      </w:pPr>
      <w:rPr>
        <w:rFonts w:ascii="Wingdings" w:hAnsi="Wingdings" w:cs="Wingdings" w:hint="default"/>
      </w:rPr>
    </w:lvl>
    <w:lvl w:ilvl="6">
      <w:start w:val="1"/>
      <w:numFmt w:val="bullet"/>
      <w:lvlText w:val=""/>
      <w:lvlJc w:val="left"/>
      <w:pPr>
        <w:tabs>
          <w:tab w:val="num" w:pos="3240"/>
        </w:tabs>
        <w:ind w:left="3240" w:hanging="360"/>
      </w:pPr>
      <w:rPr>
        <w:rFonts w:ascii="Wingdings" w:hAnsi="Wingdings" w:cs="Wingdings" w:hint="default"/>
      </w:rPr>
    </w:lvl>
    <w:lvl w:ilvl="7">
      <w:start w:val="1"/>
      <w:numFmt w:val="bullet"/>
      <w:lvlText w:val=""/>
      <w:lvlJc w:val="left"/>
      <w:pPr>
        <w:tabs>
          <w:tab w:val="num" w:pos="3600"/>
        </w:tabs>
        <w:ind w:left="3600" w:hanging="360"/>
      </w:pPr>
      <w:rPr>
        <w:rFonts w:ascii="Wingdings" w:hAnsi="Wingdings" w:cs="Wingdings" w:hint="default"/>
      </w:rPr>
    </w:lvl>
    <w:lvl w:ilvl="8">
      <w:start w:val="1"/>
      <w:numFmt w:val="bullet"/>
      <w:lvlText w:val=""/>
      <w:lvlJc w:val="left"/>
      <w:pPr>
        <w:tabs>
          <w:tab w:val="num" w:pos="3960"/>
        </w:tabs>
        <w:ind w:left="3960"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90"/>
  <w:revisionView w:insDel="0" w:formatting="0"/>
  <w:mirrorMargins/>
  <w:defaultTabStop w:val="708"/>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it-IT" w:eastAsia="it-IT" w:bidi="ar-SA"/>
      </w:rPr>
    </w:rPrDefault>
    <w:pPrDefault>
      <w:pPr>
        <w:suppressAutoHyphens w:val="true"/>
      </w:pPr>
    </w:pPrDefault>
  </w:docDefaults>
  <w:style w:type="paragraph" w:styleId="Normal">
    <w:name w:val="Normal"/>
    <w:qFormat/>
    <w:pPr>
      <w:widowControl/>
      <w:suppressAutoHyphens w:val="false"/>
      <w:kinsoku w:val="true"/>
      <w:overflowPunct w:val="true"/>
      <w:autoSpaceDE w:val="true"/>
      <w:bidi w:val="0"/>
      <w:spacing w:before="0" w:after="0"/>
      <w:jc w:val="left"/>
    </w:pPr>
    <w:rPr>
      <w:rFonts w:ascii="Times New Roman" w:hAnsi="Times New Roman" w:eastAsia="Times New Roman" w:cs="Times New Roman"/>
      <w:color w:val="auto"/>
      <w:kern w:val="0"/>
      <w:sz w:val="24"/>
      <w:szCs w:val="24"/>
      <w:lang w:val="it-IT" w:eastAsia="it-IT" w:bidi="ar-SA"/>
    </w:rPr>
  </w:style>
  <w:style w:type="paragraph" w:styleId="Heading1">
    <w:name w:val="Heading 1"/>
    <w:basedOn w:val="Normal"/>
    <w:next w:val="Normal"/>
    <w:qFormat/>
    <w:pPr>
      <w:keepNext w:val="true"/>
      <w:keepLines/>
      <w:numPr>
        <w:ilvl w:val="0"/>
        <w:numId w:val="1"/>
      </w:numPr>
      <w:spacing w:before="240" w:after="0"/>
      <w:outlineLvl w:val="0"/>
    </w:pPr>
    <w:rPr>
      <w:rFonts w:ascii="Cambria" w:hAnsi="Cambria" w:eastAsia="Times New Roman" w:cs="Times New Roman"/>
      <w:color w:val="365F91"/>
      <w:sz w:val="32"/>
      <w:szCs w:val="32"/>
    </w:rPr>
  </w:style>
  <w:style w:type="paragraph" w:styleId="Heading2">
    <w:name w:val="Heading 2"/>
    <w:basedOn w:val="Normal"/>
    <w:next w:val="Normal"/>
    <w:qFormat/>
    <w:pPr>
      <w:keepNext w:val="true"/>
      <w:keepLines/>
      <w:numPr>
        <w:ilvl w:val="1"/>
        <w:numId w:val="1"/>
      </w:numPr>
      <w:spacing w:before="40" w:after="0"/>
      <w:outlineLvl w:val="1"/>
    </w:pPr>
    <w:rPr>
      <w:rFonts w:ascii="Cambria" w:hAnsi="Cambria" w:eastAsia="Times New Roman" w:cs="Times New Roman"/>
      <w:color w:val="365F91"/>
      <w:sz w:val="26"/>
      <w:szCs w:val="26"/>
    </w:rPr>
  </w:style>
  <w:style w:type="paragraph" w:styleId="Heading3">
    <w:name w:val="Heading 3"/>
    <w:basedOn w:val="Normal"/>
    <w:next w:val="Normal"/>
    <w:qFormat/>
    <w:pPr>
      <w:keepNext w:val="true"/>
      <w:keepLines/>
      <w:numPr>
        <w:ilvl w:val="2"/>
        <w:numId w:val="1"/>
      </w:numPr>
      <w:spacing w:before="40" w:after="0"/>
      <w:outlineLvl w:val="2"/>
    </w:pPr>
    <w:rPr>
      <w:rFonts w:ascii="Cambria" w:hAnsi="Cambria" w:eastAsia="Times New Roman" w:cs="Times New Roman"/>
      <w:color w:val="243F60"/>
    </w:rPr>
  </w:style>
  <w:style w:type="paragraph" w:styleId="Heading4">
    <w:name w:val="Heading 4"/>
    <w:basedOn w:val="Normal"/>
    <w:next w:val="Normal"/>
    <w:qFormat/>
    <w:pPr>
      <w:keepNext w:val="true"/>
      <w:keepLines/>
      <w:numPr>
        <w:ilvl w:val="3"/>
        <w:numId w:val="1"/>
      </w:numPr>
      <w:spacing w:before="40" w:after="0"/>
      <w:outlineLvl w:val="3"/>
    </w:pPr>
    <w:rPr>
      <w:rFonts w:ascii="Cambria" w:hAnsi="Cambria" w:eastAsia="Times New Roman" w:cs="Times New Roman"/>
      <w:i/>
      <w:iCs/>
      <w:color w:val="365F91"/>
    </w:rPr>
  </w:style>
  <w:style w:type="paragraph" w:styleId="Heading5">
    <w:name w:val="Heading 5"/>
    <w:basedOn w:val="Normal"/>
    <w:next w:val="Normal"/>
    <w:qFormat/>
    <w:pPr>
      <w:keepNext w:val="true"/>
      <w:keepLines/>
      <w:numPr>
        <w:ilvl w:val="4"/>
        <w:numId w:val="1"/>
      </w:numPr>
      <w:spacing w:before="40" w:after="0"/>
      <w:outlineLvl w:val="4"/>
    </w:pPr>
    <w:rPr>
      <w:rFonts w:ascii="Cambria" w:hAnsi="Cambria" w:eastAsia="Times New Roman" w:cs="Times New Roman"/>
      <w:color w:val="365F91"/>
    </w:rPr>
  </w:style>
  <w:style w:type="paragraph" w:styleId="Heading6">
    <w:name w:val="Heading 6"/>
    <w:basedOn w:val="Normal"/>
    <w:next w:val="Normal"/>
    <w:qFormat/>
    <w:pPr>
      <w:keepNext w:val="true"/>
      <w:keepLines/>
      <w:numPr>
        <w:ilvl w:val="5"/>
        <w:numId w:val="1"/>
      </w:numPr>
      <w:spacing w:before="40" w:after="0"/>
      <w:outlineLvl w:val="5"/>
    </w:pPr>
    <w:rPr>
      <w:rFonts w:ascii="Cambria" w:hAnsi="Cambria" w:eastAsia="Times New Roman" w:cs="Times New Roman"/>
      <w:color w:val="243F60"/>
    </w:rPr>
  </w:style>
  <w:style w:type="paragraph" w:styleId="Heading7">
    <w:name w:val="Heading 7"/>
    <w:basedOn w:val="Normal"/>
    <w:next w:val="Normal"/>
    <w:qFormat/>
    <w:pPr>
      <w:keepNext w:val="true"/>
      <w:keepLines/>
      <w:numPr>
        <w:ilvl w:val="6"/>
        <w:numId w:val="1"/>
      </w:numPr>
      <w:spacing w:before="40" w:after="0"/>
      <w:outlineLvl w:val="6"/>
    </w:pPr>
    <w:rPr>
      <w:rFonts w:ascii="Cambria" w:hAnsi="Cambria" w:eastAsia="Times New Roman" w:cs="Times New Roman"/>
      <w:i/>
      <w:iCs/>
      <w:color w:val="243F60"/>
    </w:rPr>
  </w:style>
  <w:style w:type="paragraph" w:styleId="Heading8">
    <w:name w:val="Heading 8"/>
    <w:basedOn w:val="Normal"/>
    <w:next w:val="Normal"/>
    <w:qFormat/>
    <w:pPr>
      <w:keepNext w:val="true"/>
      <w:keepLines/>
      <w:numPr>
        <w:ilvl w:val="7"/>
        <w:numId w:val="1"/>
      </w:numPr>
      <w:spacing w:before="40" w:after="0"/>
      <w:outlineLvl w:val="7"/>
    </w:pPr>
    <w:rPr>
      <w:rFonts w:ascii="Cambria" w:hAnsi="Cambria" w:eastAsia="Times New Roman" w:cs="Times New Roman"/>
      <w:color w:val="272727"/>
      <w:sz w:val="21"/>
      <w:szCs w:val="21"/>
    </w:rPr>
  </w:style>
  <w:style w:type="paragraph" w:styleId="Heading9">
    <w:name w:val="Heading 9"/>
    <w:basedOn w:val="Normal"/>
    <w:next w:val="Normal"/>
    <w:qFormat/>
    <w:pPr>
      <w:keepNext w:val="true"/>
      <w:keepLines/>
      <w:numPr>
        <w:ilvl w:val="8"/>
        <w:numId w:val="1"/>
      </w:numPr>
      <w:spacing w:before="40" w:after="0"/>
      <w:outlineLvl w:val="8"/>
    </w:pPr>
    <w:rPr>
      <w:rFonts w:ascii="Cambria" w:hAnsi="Cambria" w:eastAsia="Times New Roman" w:cs="Times New Roman"/>
      <w:i/>
      <w:iCs/>
      <w:color w:val="272727"/>
      <w:sz w:val="21"/>
      <w:szCs w:val="21"/>
    </w:rPr>
  </w:style>
  <w:style w:type="character" w:styleId="DefaultParagraphFont">
    <w:name w:val="Default Paragraph Font"/>
    <w:qFormat/>
    <w:rPr/>
  </w:style>
  <w:style w:type="character" w:styleId="IntestazioneCarattere">
    <w:name w:val="Intestazione Carattere"/>
    <w:basedOn w:val="DefaultParagraphFont"/>
    <w:qFormat/>
    <w:rPr>
      <w:sz w:val="24"/>
      <w:szCs w:val="24"/>
    </w:rPr>
  </w:style>
  <w:style w:type="character" w:styleId="PidipaginaCarattere">
    <w:name w:val="Piè di pagina Carattere"/>
    <w:basedOn w:val="DefaultParagraphFont"/>
    <w:qFormat/>
    <w:rPr>
      <w:sz w:val="24"/>
      <w:szCs w:val="24"/>
    </w:rPr>
  </w:style>
  <w:style w:type="character" w:styleId="Titolo1Carattere">
    <w:name w:val="Titolo 1 Carattere"/>
    <w:basedOn w:val="DefaultParagraphFont"/>
    <w:qFormat/>
    <w:rPr>
      <w:rFonts w:ascii="Cambria" w:hAnsi="Cambria" w:eastAsia="Times New Roman" w:cs="Times New Roman"/>
      <w:color w:val="365F91"/>
      <w:sz w:val="32"/>
      <w:szCs w:val="32"/>
    </w:rPr>
  </w:style>
  <w:style w:type="character" w:styleId="Titolo2Carattere">
    <w:name w:val="Titolo 2 Carattere"/>
    <w:basedOn w:val="DefaultParagraphFont"/>
    <w:qFormat/>
    <w:rPr>
      <w:rFonts w:ascii="Cambria" w:hAnsi="Cambria" w:eastAsia="Times New Roman" w:cs="Times New Roman"/>
      <w:color w:val="365F91"/>
      <w:sz w:val="26"/>
      <w:szCs w:val="26"/>
    </w:rPr>
  </w:style>
  <w:style w:type="character" w:styleId="Titolo3Carattere">
    <w:name w:val="Titolo 3 Carattere"/>
    <w:basedOn w:val="DefaultParagraphFont"/>
    <w:qFormat/>
    <w:rPr>
      <w:rFonts w:ascii="Cambria" w:hAnsi="Cambria" w:eastAsia="Times New Roman" w:cs="Times New Roman"/>
      <w:color w:val="243F60"/>
      <w:sz w:val="24"/>
      <w:szCs w:val="24"/>
    </w:rPr>
  </w:style>
  <w:style w:type="character" w:styleId="Titolo4Carattere">
    <w:name w:val="Titolo 4 Carattere"/>
    <w:basedOn w:val="DefaultParagraphFont"/>
    <w:qFormat/>
    <w:rPr>
      <w:rFonts w:ascii="Cambria" w:hAnsi="Cambria" w:eastAsia="Times New Roman" w:cs="Times New Roman"/>
      <w:i/>
      <w:iCs/>
      <w:color w:val="365F91"/>
      <w:sz w:val="24"/>
      <w:szCs w:val="24"/>
    </w:rPr>
  </w:style>
  <w:style w:type="character" w:styleId="Titolo5Carattere">
    <w:name w:val="Titolo 5 Carattere"/>
    <w:basedOn w:val="DefaultParagraphFont"/>
    <w:qFormat/>
    <w:rPr>
      <w:rFonts w:ascii="Cambria" w:hAnsi="Cambria" w:eastAsia="Times New Roman" w:cs="Times New Roman"/>
      <w:color w:val="365F91"/>
      <w:sz w:val="24"/>
      <w:szCs w:val="24"/>
    </w:rPr>
  </w:style>
  <w:style w:type="character" w:styleId="Titolo6Carattere">
    <w:name w:val="Titolo 6 Carattere"/>
    <w:basedOn w:val="DefaultParagraphFont"/>
    <w:qFormat/>
    <w:rPr>
      <w:rFonts w:ascii="Cambria" w:hAnsi="Cambria" w:eastAsia="Times New Roman" w:cs="Times New Roman"/>
      <w:color w:val="243F60"/>
      <w:sz w:val="24"/>
      <w:szCs w:val="24"/>
    </w:rPr>
  </w:style>
  <w:style w:type="character" w:styleId="Titolo7Carattere">
    <w:name w:val="Titolo 7 Carattere"/>
    <w:basedOn w:val="DefaultParagraphFont"/>
    <w:qFormat/>
    <w:rPr>
      <w:rFonts w:ascii="Cambria" w:hAnsi="Cambria" w:eastAsia="Times New Roman" w:cs="Times New Roman"/>
      <w:i/>
      <w:iCs/>
      <w:color w:val="243F60"/>
      <w:sz w:val="24"/>
      <w:szCs w:val="24"/>
    </w:rPr>
  </w:style>
  <w:style w:type="character" w:styleId="Titolo8Carattere">
    <w:name w:val="Titolo 8 Carattere"/>
    <w:basedOn w:val="DefaultParagraphFont"/>
    <w:qFormat/>
    <w:rPr>
      <w:rFonts w:ascii="Cambria" w:hAnsi="Cambria" w:eastAsia="Times New Roman" w:cs="Times New Roman"/>
      <w:color w:val="272727"/>
      <w:sz w:val="21"/>
      <w:szCs w:val="21"/>
    </w:rPr>
  </w:style>
  <w:style w:type="character" w:styleId="Titolo9Carattere">
    <w:name w:val="Titolo 9 Carattere"/>
    <w:basedOn w:val="DefaultParagraphFont"/>
    <w:qFormat/>
    <w:rPr>
      <w:rFonts w:ascii="Cambria" w:hAnsi="Cambria" w:eastAsia="Times New Roman" w:cs="Times New Roman"/>
      <w:i/>
      <w:iCs/>
      <w:color w:val="272727"/>
      <w:sz w:val="21"/>
      <w:szCs w:val="21"/>
    </w:rPr>
  </w:style>
  <w:style w:type="character" w:styleId="InternetLink">
    <w:name w:val="Hyperlink"/>
    <w:basedOn w:val="DefaultParagraphFont"/>
    <w:rPr>
      <w:color w:val="0000FF"/>
      <w:u w:val="single"/>
    </w:rPr>
  </w:style>
  <w:style w:type="character" w:styleId="TestofumettoCarattere">
    <w:name w:val="Testo fumetto Carattere"/>
    <w:basedOn w:val="DefaultParagraphFont"/>
    <w:qFormat/>
    <w:rPr>
      <w:rFonts w:ascii="Segoe UI" w:hAnsi="Segoe UI" w:cs="Segoe UI"/>
      <w:sz w:val="18"/>
      <w:szCs w:val="18"/>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trongEmphasis">
    <w:name w:val="Strong Emphasis"/>
    <w:qFormat/>
    <w:rPr>
      <w:b/>
      <w:bCs/>
    </w:rPr>
  </w:style>
  <w:style w:type="character" w:styleId="FootnoteCharacters">
    <w:name w:val="Footnote Characters"/>
    <w:qFormat/>
    <w:rPr/>
  </w:style>
  <w:style w:type="character" w:styleId="EndnoteCharacters">
    <w:name w:val="Endnote Characters"/>
    <w:qFormat/>
    <w:rPr/>
  </w:style>
  <w:style w:type="character" w:styleId="VisitedInternetLink">
    <w:name w:val="FollowedHyperlink"/>
    <w:rPr>
      <w:color w:val="800000"/>
      <w:u w:val="single"/>
      <w:lang w:val="zxx" w:eastAsia="zxx" w:bidi="zxx"/>
    </w:rPr>
  </w:style>
  <w:style w:type="character" w:styleId="FootnoteAnchor">
    <w:name w:val="Footnote Anchor"/>
    <w:rPr>
      <w:vertAlign w:val="superscript"/>
    </w:rPr>
  </w:style>
  <w:style w:type="character" w:styleId="EndnoteAnchor">
    <w:name w:val="Endnote Anchor"/>
    <w:rPr>
      <w:vertAlign w:val="superscript"/>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widowControl/>
      <w:numPr>
        <w:ilvl w:val="0"/>
        <w:numId w:val="2"/>
      </w:numPr>
      <w:bidi w:val="0"/>
      <w:spacing w:lineRule="auto" w:line="276" w:before="0" w:after="140"/>
      <w:ind w:left="0" w:right="0" w:hanging="1889"/>
      <w:jc w:val="left"/>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pPr>
      <w:tabs>
        <w:tab w:val="clear" w:pos="708"/>
        <w:tab w:val="center" w:pos="4680" w:leader="none"/>
        <w:tab w:val="right" w:pos="9360" w:leader="none"/>
      </w:tabs>
    </w:pPr>
    <w:rPr/>
  </w:style>
  <w:style w:type="paragraph" w:styleId="Footer">
    <w:name w:val="Footer"/>
    <w:basedOn w:val="Normal"/>
    <w:pPr>
      <w:tabs>
        <w:tab w:val="clear" w:pos="708"/>
        <w:tab w:val="center" w:pos="4680" w:leader="none"/>
        <w:tab w:val="right" w:pos="9360" w:leader="none"/>
      </w:tabs>
    </w:pPr>
    <w:rPr/>
  </w:style>
  <w:style w:type="paragraph" w:styleId="ListParagraph">
    <w:name w:val="List Paragraph"/>
    <w:basedOn w:val="Normal"/>
    <w:qFormat/>
    <w:pPr>
      <w:spacing w:before="0" w:after="0"/>
      <w:ind w:left="720" w:right="0" w:hanging="0"/>
      <w:contextualSpacing/>
    </w:pPr>
    <w:rPr/>
  </w:style>
  <w:style w:type="paragraph" w:styleId="TOCHeading">
    <w:name w:val="TOC Heading"/>
    <w:basedOn w:val="Heading1"/>
    <w:next w:val="Normal"/>
    <w:qFormat/>
    <w:pPr>
      <w:numPr>
        <w:ilvl w:val="0"/>
        <w:numId w:val="0"/>
      </w:numPr>
      <w:spacing w:lineRule="auto" w:line="259"/>
    </w:pPr>
    <w:rPr>
      <w:lang w:val="en-US" w:eastAsia="en-US"/>
    </w:rPr>
  </w:style>
  <w:style w:type="paragraph" w:styleId="Contents1">
    <w:name w:val="TOC 1"/>
    <w:basedOn w:val="Normal"/>
    <w:next w:val="Normal"/>
    <w:autoRedefine/>
    <w:pPr>
      <w:spacing w:before="0" w:after="100"/>
    </w:pPr>
    <w:rPr/>
  </w:style>
  <w:style w:type="paragraph" w:styleId="Contents2">
    <w:name w:val="TOC 2"/>
    <w:basedOn w:val="Normal"/>
    <w:next w:val="Normal"/>
    <w:autoRedefine/>
    <w:pPr>
      <w:widowControl w:val="false"/>
      <w:tabs>
        <w:tab w:val="clear" w:pos="708"/>
        <w:tab w:val="left" w:pos="878" w:leader="none"/>
        <w:tab w:val="right" w:pos="9628" w:leader="dot"/>
      </w:tabs>
      <w:spacing w:before="0" w:after="100"/>
      <w:ind w:left="240" w:right="0" w:hanging="0"/>
    </w:pPr>
    <w:rPr/>
  </w:style>
  <w:style w:type="paragraph" w:styleId="Contents3">
    <w:name w:val="TOC 3"/>
    <w:basedOn w:val="Normal"/>
    <w:next w:val="Normal"/>
    <w:autoRedefine/>
    <w:pPr>
      <w:spacing w:before="0" w:after="100"/>
      <w:ind w:left="480" w:right="0" w:hanging="0"/>
    </w:pPr>
    <w:rPr/>
  </w:style>
  <w:style w:type="paragraph" w:styleId="BalloonText">
    <w:name w:val="Balloon Text"/>
    <w:basedOn w:val="Normal"/>
    <w:qFormat/>
    <w:pPr/>
    <w:rPr>
      <w:rFonts w:ascii="Segoe UI" w:hAnsi="Segoe UI" w:cs="Segoe UI"/>
      <w:sz w:val="18"/>
      <w:szCs w:val="18"/>
    </w:rPr>
  </w:style>
  <w:style w:type="paragraph" w:styleId="Tesi">
    <w:name w:val="tesi"/>
    <w:basedOn w:val="Normal"/>
    <w:qFormat/>
    <w:pPr>
      <w:keepNext w:val="false"/>
      <w:keepLines/>
      <w:widowControl/>
      <w:pBdr/>
      <w:spacing w:lineRule="auto" w:line="240" w:before="0" w:after="120"/>
      <w:ind w:left="0" w:right="0" w:hanging="0"/>
      <w:jc w:val="left"/>
    </w:pPr>
    <w:rPr>
      <w:rFonts w:ascii="arial" w:hAnsi="arial"/>
      <w:sz w:val="24"/>
      <w:szCs w:val="24"/>
    </w:rPr>
  </w:style>
  <w:style w:type="paragraph" w:styleId="Tesi2">
    <w:name w:val="tesi2"/>
    <w:basedOn w:val="Tesi"/>
    <w:qFormat/>
    <w:pPr>
      <w:widowControl w:val="false"/>
      <w:suppressAutoHyphens w:val="true"/>
      <w:jc w:val="center"/>
      <w:textAlignment w:val="baseline"/>
    </w:pPr>
    <w:rPr>
      <w:rFonts w:ascii="arial" w:hAnsi="arial"/>
    </w:rPr>
  </w:style>
  <w:style w:type="paragraph" w:styleId="IndexHeading">
    <w:name w:val="Index Heading"/>
    <w:basedOn w:val="Heading"/>
    <w:pPr>
      <w:suppressLineNumbers/>
      <w:ind w:left="0" w:right="0" w:hanging="0"/>
    </w:pPr>
    <w:rPr>
      <w:b/>
      <w:bCs/>
      <w:sz w:val="32"/>
      <w:szCs w:val="32"/>
    </w:rPr>
  </w:style>
  <w:style w:type="paragraph" w:styleId="ContentsHeading">
    <w:name w:val="TOA Heading"/>
    <w:basedOn w:val="IndexHeading"/>
    <w:pPr>
      <w:suppressLineNumbers/>
      <w:ind w:left="0" w:right="0" w:hanging="0"/>
    </w:pPr>
    <w:rPr>
      <w:b/>
      <w:bCs/>
      <w:sz w:val="32"/>
      <w:szCs w:val="32"/>
    </w:rPr>
  </w:style>
  <w:style w:type="paragraph" w:styleId="Figure">
    <w:name w:val="Figure"/>
    <w:basedOn w:val="Caption"/>
    <w:qFormat/>
    <w:pPr/>
    <w:rPr/>
  </w:style>
  <w:style w:type="paragraph" w:styleId="Tesi3">
    <w:name w:val="tesi3"/>
    <w:basedOn w:val="Normal"/>
    <w:qFormat/>
    <w:pPr>
      <w:widowControl w:val="false"/>
      <w:numPr>
        <w:ilvl w:val="0"/>
        <w:numId w:val="2"/>
      </w:numPr>
      <w:tabs>
        <w:tab w:val="clear" w:pos="708"/>
        <w:tab w:val="left" w:pos="360" w:leader="none"/>
      </w:tabs>
      <w:suppressAutoHyphens w:val="true"/>
      <w:spacing w:before="288" w:after="29"/>
      <w:ind w:left="0" w:right="0" w:hanging="0"/>
      <w:textAlignment w:val="baseline"/>
      <w:outlineLvl w:val="1"/>
    </w:pPr>
    <w:rPr>
      <w:rFonts w:ascii="Times New Roman" w:hAnsi="Times New Roman"/>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paragraph" w:styleId="FrameContents">
    <w:name w:val="Frame Contents"/>
    <w:basedOn w:val="Normal"/>
    <w:qFormat/>
    <w:pPr/>
    <w:rPr/>
  </w:style>
  <w:style w:type="paragraph" w:styleId="ListContents">
    <w:name w:val="List Contents"/>
    <w:basedOn w:val="Normal"/>
    <w:qFormat/>
    <w:pPr>
      <w:ind w:left="567" w:right="0" w:hanging="0"/>
    </w:pPr>
    <w:rPr/>
  </w:style>
  <w:style w:type="paragraph" w:styleId="TableHeading">
    <w:name w:val="Table Heading"/>
    <w:basedOn w:val="TableContents"/>
    <w:qFormat/>
    <w:pPr>
      <w:suppressLineNumbers/>
      <w:jc w:val="center"/>
    </w:pPr>
    <w:rPr>
      <w:b/>
      <w:bCs/>
    </w:rPr>
  </w:style>
  <w:style w:type="paragraph" w:styleId="FigureIndexHeading">
    <w:name w:val="Figure Index Heading"/>
    <w:basedOn w:val="IndexHeading"/>
    <w:qFormat/>
    <w:pPr>
      <w:suppressLineNumbers/>
      <w:ind w:left="0" w:right="0" w:hanging="0"/>
    </w:pPr>
    <w:rPr>
      <w:b/>
      <w:bCs/>
      <w:sz w:val="32"/>
      <w:szCs w:val="32"/>
    </w:rPr>
  </w:style>
  <w:style w:type="paragraph" w:styleId="FigureIndex1">
    <w:name w:val="Figure Index 1"/>
    <w:basedOn w:val="Index"/>
    <w:qFormat/>
    <w:pPr>
      <w:tabs>
        <w:tab w:val="clear" w:pos="708"/>
        <w:tab w:val="right" w:pos="9637" w:leader="dot"/>
      </w:tabs>
      <w:ind w:left="0" w:right="0" w:hanging="0"/>
    </w:pPr>
    <w:rPr/>
  </w:style>
  <w:style w:type="paragraph" w:styleId="BibliographyHeading">
    <w:name w:val="Table of Authorities"/>
    <w:basedOn w:val="IndexHeading"/>
    <w:pPr>
      <w:suppressLineNumbers/>
      <w:ind w:left="0" w:right="0" w:hanging="0"/>
    </w:pPr>
    <w:rPr>
      <w:b/>
      <w:bCs/>
      <w:sz w:val="32"/>
      <w:szCs w:val="32"/>
    </w:rPr>
  </w:style>
  <w:style w:type="paragraph" w:styleId="Bibliography1">
    <w:name w:val="Bibliography 1"/>
    <w:basedOn w:val="Index"/>
    <w:qFormat/>
    <w:pPr>
      <w:tabs>
        <w:tab w:val="clear" w:pos="708"/>
        <w:tab w:val="right" w:pos="9637" w:leader="dot"/>
      </w:tabs>
      <w:ind w:left="0" w:right="0" w:hanging="0"/>
    </w:pPr>
    <w:rPr/>
  </w:style>
  <w:style w:type="numbering" w:styleId="Bullet">
    <w:name w:val="Bullet •"/>
    <w:qFormat/>
  </w:style>
  <w:style w:type="numbering" w:styleId="NoList">
    <w:name w:val="No List"/>
    <w:qFormat/>
  </w:style>
  <w:style w:type="numbering" w:styleId="Stile1">
    <w:name w:val="Stile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github.com/Massiccio1/px4-py" TargetMode="External"/><Relationship Id="rId4" Type="http://schemas.openxmlformats.org/officeDocument/2006/relationships/hyperlink" Target="https://github.com/Massiccio1/px4-22" TargetMode="External"/><Relationship Id="rId5" Type="http://schemas.openxmlformats.org/officeDocument/2006/relationships/hyperlink" Target="https://github.com/Massiccio1/px4_msgs" TargetMode="External"/><Relationship Id="rId6" Type="http://schemas.openxmlformats.org/officeDocument/2006/relationships/hyperlink" Target="https://github.com/Massiccio1/optitrack_interface" TargetMode="External"/><Relationship Id="rId7" Type="http://schemas.openxmlformats.org/officeDocument/2006/relationships/hyperlink" Target="https://github.com/Massiccio1/px4-offboard"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681</TotalTime>
  <Application>LibreOffice/6.4.7.2$Linux_X86_64 LibreOffice_project/40$Build-2</Application>
  <Pages>24</Pages>
  <Words>5412</Words>
  <Characters>26798</Characters>
  <CharactersWithSpaces>31677</CharactersWithSpaces>
  <Paragraphs>383</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2020-02-12T12:34:00Z</dcterms:created>
  <dc:creator>Università degli Studi di Trento</dc:creator>
  <dc:description/>
  <dc:language>en-US</dc:language>
  <cp:lastModifiedBy/>
  <cp:lastPrinted>2020-02-12T15:19:00Z</cp:lastPrinted>
  <dcterms:modified xsi:type="dcterms:W3CDTF">2024-06-29T11:49:00Z</dcterms:modified>
  <cp:revision>283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